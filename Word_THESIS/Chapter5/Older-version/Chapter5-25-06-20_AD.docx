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B5D3AF" w14:textId="45F9D592" w:rsidR="00CA1FA1" w:rsidRDefault="00605769" w:rsidP="00605769">
      <w:pPr>
        <w:pStyle w:val="Heading1"/>
      </w:pPr>
      <w:r>
        <w:t xml:space="preserve">5. </w:t>
      </w:r>
      <w:r w:rsidR="00E362F2" w:rsidRPr="00E362F2">
        <w:t xml:space="preserve">Novel methodology for producing </w:t>
      </w:r>
      <w:r w:rsidR="00333547">
        <w:t xml:space="preserve">amorphous </w:t>
      </w:r>
      <w:r w:rsidR="00E362F2" w:rsidRPr="00E362F2">
        <w:t>ice m</w:t>
      </w:r>
      <w:r w:rsidR="00E362F2">
        <w:t>icro-particles</w:t>
      </w:r>
    </w:p>
    <w:p w14:paraId="1C832014" w14:textId="77777777" w:rsidR="00AE498A" w:rsidRPr="00AE498A" w:rsidRDefault="00AE498A" w:rsidP="00AE498A"/>
    <w:p w14:paraId="2063291F" w14:textId="172D53EB" w:rsidR="0020613B" w:rsidRDefault="0020613B" w:rsidP="00A07664"/>
    <w:p w14:paraId="40F9270D" w14:textId="545ED68B" w:rsidR="0020613B" w:rsidRDefault="00605769" w:rsidP="00605769">
      <w:pPr>
        <w:pStyle w:val="Heading2"/>
        <w:ind w:firstLine="720"/>
      </w:pPr>
      <w:r>
        <w:t xml:space="preserve">5.1. </w:t>
      </w:r>
      <w:r w:rsidR="00DB6555">
        <w:t>Overview</w:t>
      </w:r>
      <w:r w:rsidR="00495EED">
        <w:t xml:space="preserve"> and aim</w:t>
      </w:r>
    </w:p>
    <w:p w14:paraId="702A1586" w14:textId="19889FA2" w:rsidR="00DB6555" w:rsidRDefault="00DB6555" w:rsidP="00DB6555"/>
    <w:p w14:paraId="3015F972" w14:textId="01C4FDFB" w:rsidR="00DB6555" w:rsidRDefault="00DB6555" w:rsidP="00DB6555">
      <w:r>
        <w:t>Bulk properties of amorphous ices upon collisions is assumed to be less elastic than crystalline ice</w:t>
      </w:r>
      <w:r w:rsidR="00C66CDC">
        <w:t xml:space="preserve"> </w:t>
      </w:r>
      <w:r w:rsidR="00C66CDC" w:rsidRPr="00DE0891">
        <w:rPr>
          <w:rStyle w:val="CitationThesisCar"/>
        </w:rPr>
        <w:fldChar w:fldCharType="begin"/>
      </w:r>
      <w:r w:rsidR="00393AF0">
        <w:rPr>
          <w:rStyle w:val="CitationThesisCar"/>
        </w:rPr>
        <w:instrText xml:space="preserve"> ADDIN ZOTERO_ITEM CSL_CITATION {"citationID":"Vj99xR3P","properties":{"formattedCitation":"(Wang et al. 2005)","plainCitation":"(Wang et al. 2005)","noteIndex":0},"citationItems":[{"id":119,"uris":["http://zotero.org/users/5725005/items/AKEXKHEU"],"uri":["http://zotero.org/users/5725005/items/AKEXKHEU"],"itemData":{"id":119,"type":"article-journal","abstract":"There is limited time for the dust in the nebula around a newborn star to form planetesimals: in a few million years or less the star’s stellar winds will disperse most of the unagglomerated dust. It has been difﬁcult to explain the efﬁciency by which dust grains must have agglomerated to form planetesimals in circumstellar disks. A major obstacle is the fragility of aggregates, leading to collisional fragmentation, which makes it difﬁcult for them to grow to, and beyond, meter-sized bodies. The distinct properties of cryogenic (5–100 K ) amorphous water ice, which composes or coats the grains in the cooler parts of the nebulae (kJovian distances), may be able to account for the rapid agglomeration. Measurements are presented that show that this ice readily acquires persistent macroscopic electric dipoles, strongly enhancing grain-grain adhesion. In addition, measurements were made showing that vapor-deposited amorphous water ice is also highly mechanically inelastic (%10% rebound). Together these may explain this efﬁcient net sticking and net growth. Similar properties of higher temperature grains may aid agglomeration in the inner regions of the nebulae.","container-title":"The Astrophysical Journal","DOI":"10.1086/427072","ISSN":"0004-637X, 1538-4357","issue":"2","journalAbbreviation":"ApJ","language":"en","page":"1027-1032","source":"DOI.org (Crossref)","title":"Sticky Ice Grains Aid Planet Formation: Unusual Properties of Cryogenic Water Ice","title-short":"Sticky Ice Grains Aid Planet Formation","volume":"620","author":[{"family":"Wang","given":"H."},{"family":"Bell","given":"R. C."},{"family":"Iedema","given":"M. J."},{"family":"Tsekouras","given":"A. A."},{"family":"Cowin","given":"J. P."}],"issued":{"date-parts":[["2005",2,20]]}}}],"schema":"https://github.com/citation-style-language/schema/raw/master/csl-citation.json"} </w:instrText>
      </w:r>
      <w:r w:rsidR="00C66CDC" w:rsidRPr="00DE0891">
        <w:rPr>
          <w:rStyle w:val="CitationThesisCar"/>
        </w:rPr>
        <w:fldChar w:fldCharType="separate"/>
      </w:r>
      <w:r w:rsidR="00C86E11" w:rsidRPr="00DE0891">
        <w:rPr>
          <w:rStyle w:val="CitationThesisCar"/>
        </w:rPr>
        <w:t>(Wang et al. 2005)</w:t>
      </w:r>
      <w:r w:rsidR="00C66CDC" w:rsidRPr="00DE0891">
        <w:rPr>
          <w:rStyle w:val="CitationThesisCar"/>
        </w:rPr>
        <w:fldChar w:fldCharType="end"/>
      </w:r>
      <w:r>
        <w:t>, thus providing a potential solution to overcoming the bouncing barrier</w:t>
      </w:r>
      <w:r w:rsidR="00241507">
        <w:t xml:space="preserve"> for grains around cm size</w:t>
      </w:r>
      <w:r>
        <w:t xml:space="preserve">. However, </w:t>
      </w:r>
      <w:r w:rsidR="00241507">
        <w:t>collision properties of amorphous ice coated grains relevant to those found in the midplane of protoplanetary disks has never been investigated. This is due to the difficulty to produce, use and store such samples that are metastable under Earth conditions.</w:t>
      </w:r>
    </w:p>
    <w:p w14:paraId="6DE4A35B" w14:textId="5261D505" w:rsidR="00241507" w:rsidRDefault="00DB6555" w:rsidP="00DB6555">
      <w:r>
        <w:t>ASW is commonly produced by water vapor deposition on a cold plate up to</w:t>
      </w:r>
      <w:r w:rsidR="00E90FCC">
        <w:t xml:space="preserve"> </w:t>
      </w:r>
      <w:r>
        <w:t xml:space="preserve">few monolayers (ML) due to the heat of condensation that needs to be transmitted into the cold surface. Bar-Nun overcame this issue by scraping the surface when the sample </w:t>
      </w:r>
      <w:r w:rsidR="00C37B44">
        <w:t>was</w:t>
      </w:r>
      <w:r>
        <w:t xml:space="preserve"> 200 µm thick with a cold knife, introducing it in a sample container maintained at Liquid nitrogen temperature thus</w:t>
      </w:r>
      <w:r w:rsidR="00241507">
        <w:t>,</w:t>
      </w:r>
      <w:r>
        <w:t xml:space="preserve"> producing 5- 10 cm thick samples</w:t>
      </w:r>
      <w:r w:rsidR="00A764EE">
        <w:t xml:space="preserve"> </w:t>
      </w:r>
      <w:r w:rsidR="00A764EE" w:rsidRPr="00DE0891">
        <w:rPr>
          <w:rStyle w:val="CitationThesisCar"/>
        </w:rPr>
        <w:fldChar w:fldCharType="begin"/>
      </w:r>
      <w:r w:rsidR="00C11DA7">
        <w:rPr>
          <w:rStyle w:val="CitationThesisCar"/>
        </w:rPr>
        <w:instrText xml:space="preserve"> ADDIN ZOTERO_ITEM CSL_CITATION {"citationID":"qttQWQjg","properties":{"formattedCitation":"(Bar-Nun and Laufer 2003)","plainCitation":"(Bar-Nun and Laufer 2003)","noteIndex":0},"citationItems":[{"id":"eAlsFucX/vjVFAaVk","uris":["http://zotero.org/users/5725005/items/QYAI6L92"],"uri":["http://zotero.org/users/5725005/items/QYAI6L92"],"itemData":{"id":27,"type":"article-journal","abstract":"In a unique machine, the ﬁrst of its kind, large (200 cm2 ϫ 10 cm) samples of gas-laden amorphous ice were prepared at 80 K and 10Ϫ5 Torr. The sample consisted of a ﬂuffy agglomerate of 200-</w:instrText>
      </w:r>
      <w:r w:rsidR="00C11DA7">
        <w:rPr>
          <w:rStyle w:val="CitationThesisCar"/>
          <w:rFonts w:ascii="Calibri" w:hAnsi="Calibri" w:cs="Calibri"/>
        </w:rPr>
        <w:instrText>␮</w:instrText>
      </w:r>
      <w:r w:rsidR="00C11DA7">
        <w:rPr>
          <w:rStyle w:val="CitationThesisCar"/>
        </w:rPr>
        <w:instrText xml:space="preserve">m ice grains, similar to what is presumed to be the structure of comet nuclei. The sample was heated from above by IR radiation. The properties studied were gas content in the ice and its emanation from the ice upon warming and bearing on the gas/water vapor ratio observed in cometary comae vs this ratio in cometary nuclei and the effect of internal trapped gas on the thermal conductivity of the ice and the density and mechanical properties of pure ice vs gas-laden ice. These ﬁndings might have signiﬁcance for the interpretation of comet observations, the forthcoming ESA’s Rosetta space mission to Comet 46P/Wirtanen in 2012, and to other comet missions.","container-title":"Icarus","DOI":"10.1016/S0019-1035(02)00016-7","ISSN":"00191035","issue":"1","journalAbbreviation":"Icarus","language":"en","page":"157-163","source":"DOI.org (Crossref)","title":"First experimental studies of large samples of gas-laden amorphous “cometary” ices","volume":"161","author":[{"family":"Bar-Nun","given":"Akiva"},{"family":"Laufer","given":"Diana"}],"issued":{"date-parts":[["2003",1]]}}}],"schema":"https://github.com/citation-style-language/schema/raw/master/csl-citation.json"} </w:instrText>
      </w:r>
      <w:r w:rsidR="00A764EE" w:rsidRPr="00DE0891">
        <w:rPr>
          <w:rStyle w:val="CitationThesisCar"/>
        </w:rPr>
        <w:fldChar w:fldCharType="separate"/>
      </w:r>
      <w:r w:rsidR="00C86E11" w:rsidRPr="00DE0891">
        <w:rPr>
          <w:rStyle w:val="CitationThesisCar"/>
        </w:rPr>
        <w:t>(Bar-Nun and Laufer 2003)</w:t>
      </w:r>
      <w:r w:rsidR="00A764EE" w:rsidRPr="00DE0891">
        <w:rPr>
          <w:rStyle w:val="CitationThesisCar"/>
        </w:rPr>
        <w:fldChar w:fldCharType="end"/>
      </w:r>
      <w:r>
        <w:t xml:space="preserve">. This method has been used to study the bulk properties of comets but is not suitable to produce pebble like samples, necessary to perform collisions. </w:t>
      </w:r>
    </w:p>
    <w:p w14:paraId="6EC3B4D0" w14:textId="25E36F72" w:rsidR="00241507" w:rsidRDefault="0039724B" w:rsidP="00DB6555">
      <w:r>
        <w:t>Another way to produce vitreous ice</w:t>
      </w:r>
      <w:r w:rsidR="00DB6555">
        <w:t xml:space="preserve"> involves </w:t>
      </w:r>
      <w:r>
        <w:t xml:space="preserve">rapid </w:t>
      </w:r>
      <w:r w:rsidR="00DB6555">
        <w:t xml:space="preserve">freezing </w:t>
      </w:r>
      <w:r>
        <w:t xml:space="preserve">(quenching) </w:t>
      </w:r>
      <w:r w:rsidR="00DB6555">
        <w:t>from the liquid phase</w:t>
      </w:r>
      <w:r>
        <w:t>,</w:t>
      </w:r>
      <w:r w:rsidR="00DB6555">
        <w:t xml:space="preserve"> where the size and shape of the frozen sample</w:t>
      </w:r>
      <w:r>
        <w:t>, named Hyperquenched Glassy Water (HGW),</w:t>
      </w:r>
      <w:r w:rsidR="00DB6555">
        <w:t xml:space="preserve"> is determined and controlled by the initial liquid droplet. HGW and compact ASW have similar properties</w:t>
      </w:r>
      <w:r w:rsidR="00E636B3">
        <w:t xml:space="preserve"> </w:t>
      </w:r>
      <w:r w:rsidR="00E636B3" w:rsidRPr="00E636B3">
        <w:rPr>
          <w:rStyle w:val="CitationThesisCar"/>
        </w:rPr>
        <w:t>(citations)</w:t>
      </w:r>
      <w:r w:rsidR="00DB6555" w:rsidRPr="00241507">
        <w:rPr>
          <w:color w:val="FF0000"/>
        </w:rPr>
        <w:t xml:space="preserve"> </w:t>
      </w:r>
      <w:r w:rsidR="00DB6555">
        <w:t xml:space="preserve">and thus can be considered good analogues of each other. </w:t>
      </w:r>
      <w:r>
        <w:t>However, w</w:t>
      </w:r>
      <w:r w:rsidR="00DB6555">
        <w:t xml:space="preserve">ater is a poor glass former </w:t>
      </w:r>
      <w:r>
        <w:t>and</w:t>
      </w:r>
      <w:r w:rsidR="00DB6555">
        <w:t xml:space="preserve"> </w:t>
      </w:r>
      <w:r w:rsidR="00EE2285">
        <w:t>consequently,</w:t>
      </w:r>
      <w:r w:rsidR="00DB6555">
        <w:t xml:space="preserve"> </w:t>
      </w:r>
      <w:r>
        <w:t>needs a</w:t>
      </w:r>
      <w:r w:rsidR="00DB6555">
        <w:t xml:space="preserve"> very fast cooling rate</w:t>
      </w:r>
      <w:r w:rsidR="004F23BC">
        <w:t xml:space="preserve"> </w:t>
      </w:r>
      <w:r>
        <w:t>to be vitrified</w:t>
      </w:r>
      <w:r w:rsidR="00DB6555">
        <w:t xml:space="preserve">, typically </w:t>
      </w:r>
      <w:r w:rsidR="00C37B44">
        <w:t>of</w:t>
      </w:r>
      <w:r w:rsidR="00DB6555">
        <w:t xml:space="preserve"> the order of 10</w:t>
      </w:r>
      <w:r w:rsidR="00DB6555" w:rsidRPr="00241507">
        <w:rPr>
          <w:vertAlign w:val="superscript"/>
        </w:rPr>
        <w:t>6</w:t>
      </w:r>
      <w:r w:rsidR="00DB6555">
        <w:t xml:space="preserve"> K/s</w:t>
      </w:r>
      <w:r w:rsidR="00E636B3">
        <w:t xml:space="preserve"> </w:t>
      </w:r>
      <w:r w:rsidR="00E636B3" w:rsidRPr="00E636B3">
        <w:rPr>
          <w:rStyle w:val="CitationThesisCar"/>
        </w:rPr>
        <w:t>(citations)</w:t>
      </w:r>
      <w:r w:rsidR="00DB6555">
        <w:t xml:space="preserve">. </w:t>
      </w:r>
    </w:p>
    <w:p w14:paraId="46AE74C3" w14:textId="5D3DE895" w:rsidR="00241507" w:rsidRDefault="00393AF0" w:rsidP="00DB6555">
      <w:r w:rsidRPr="00393AF0">
        <w:rPr>
          <w:rStyle w:val="CitationThesisCar"/>
        </w:rPr>
        <w:fldChar w:fldCharType="begin"/>
      </w:r>
      <w:r w:rsidRPr="00393AF0">
        <w:rPr>
          <w:rStyle w:val="CitationThesisCar"/>
        </w:rPr>
        <w:instrText xml:space="preserve"> ADDIN ZOTERO_ITEM CSL_CITATION {"citationID":"gUpUfoq6","properties":{"formattedCitation":"(Br\\uc0\\u252{}ggeller and Mayer 1980)","plainCitation":"(Brüggeller and Mayer 1980)","noteIndex":0},"citationItems":[{"id":264,"uris":["http://zotero.org/users/5725005/items/AHYN37GX"],"uri":["http://zotero.org/users/5725005/items/AHYN37GX"],"itemData":{"id":264,"type":"article-journal","container-title":"Nature","DOI":"10.1038/288569a0","ISSN":"0028-0836, 1476-4687","issue":"5791","journalAbbreviation":"Nature","language":"en","page":"569-571","source":"DOI.org (Crossref)","title":"Complete vitrification in pure liquid water and dilute aqueous solutions","volume":"288","author":[{"family":"Brüggeller","given":"Peter"},{"family":"Mayer","given":"Erwin"}],"issued":{"date-parts":[["1980",12]]}}}],"schema":"https://github.com/citation-style-language/schema/raw/master/csl-citation.json"} </w:instrText>
      </w:r>
      <w:r w:rsidRPr="00393AF0">
        <w:rPr>
          <w:rStyle w:val="CitationThesisCar"/>
        </w:rPr>
        <w:fldChar w:fldCharType="separate"/>
      </w:r>
      <w:r w:rsidRPr="00393AF0">
        <w:rPr>
          <w:rStyle w:val="CitationThesisCar"/>
        </w:rPr>
        <w:t xml:space="preserve">Brüggeller and Mayer </w:t>
      </w:r>
      <w:r w:rsidR="00C37B44">
        <w:rPr>
          <w:rStyle w:val="CitationThesisCar"/>
        </w:rPr>
        <w:t>(</w:t>
      </w:r>
      <w:r w:rsidRPr="00393AF0">
        <w:rPr>
          <w:rStyle w:val="CitationThesisCar"/>
        </w:rPr>
        <w:t>1980)</w:t>
      </w:r>
      <w:r w:rsidRPr="00393AF0">
        <w:rPr>
          <w:rStyle w:val="CitationThesisCar"/>
        </w:rPr>
        <w:fldChar w:fldCharType="end"/>
      </w:r>
      <w:r>
        <w:t xml:space="preserve"> </w:t>
      </w:r>
      <w:r w:rsidR="00DB6555">
        <w:t>were the first to achieve the complete vitrification of water droplets by spraying them into organic cryo</w:t>
      </w:r>
      <w:r w:rsidR="005C392E">
        <w:t xml:space="preserve">genic </w:t>
      </w:r>
      <w:r w:rsidR="00DB6555">
        <w:t xml:space="preserve">liquids. This technique has since been improved by </w:t>
      </w:r>
      <w:r>
        <w:t>c</w:t>
      </w:r>
      <w:r w:rsidR="00DB6555">
        <w:t>ryo-</w:t>
      </w:r>
      <w:r>
        <w:t>b</w:t>
      </w:r>
      <w:r w:rsidR="00DB6555">
        <w:t xml:space="preserve">iologist </w:t>
      </w:r>
      <w:r w:rsidR="00E97281">
        <w:t>intending to</w:t>
      </w:r>
      <w:r w:rsidR="00DB6555">
        <w:t xml:space="preserve"> freeze </w:t>
      </w:r>
      <w:r w:rsidR="00E97281">
        <w:t xml:space="preserve">living </w:t>
      </w:r>
      <w:r w:rsidR="00DB6555">
        <w:t>sample</w:t>
      </w:r>
      <w:r w:rsidR="00E97281">
        <w:t>s</w:t>
      </w:r>
      <w:r w:rsidR="00DB6555">
        <w:t xml:space="preserve"> to be seen in Electron microscopy while avoiding </w:t>
      </w:r>
      <w:r w:rsidR="005B00F1">
        <w:t xml:space="preserve">artefacts due to </w:t>
      </w:r>
      <w:r w:rsidR="007C12AB">
        <w:t>crystallization</w:t>
      </w:r>
      <w:r w:rsidR="007A38B0">
        <w:t xml:space="preserve"> and have been awarded</w:t>
      </w:r>
      <w:r w:rsidR="00DB6555">
        <w:t xml:space="preserve"> the Nobel prize in chemistry</w:t>
      </w:r>
      <w:r w:rsidR="007A38B0">
        <w:t xml:space="preserve"> in 2017</w:t>
      </w:r>
      <w:r w:rsidR="00DB6555">
        <w:t xml:space="preserve"> </w:t>
      </w:r>
      <w:r w:rsidR="00EE778D" w:rsidRPr="00EE778D">
        <w:rPr>
          <w:rStyle w:val="CitationThesisCar"/>
        </w:rPr>
        <w:fldChar w:fldCharType="begin"/>
      </w:r>
      <w:r w:rsidR="00EE778D" w:rsidRPr="00EE778D">
        <w:rPr>
          <w:rStyle w:val="CitationThesisCar"/>
        </w:rPr>
        <w:instrText xml:space="preserve"> ADDIN ZOTERO_ITEM CSL_CITATION {"citationID":"6a0FrzIg","properties":{"formattedCitation":"(Dubochet and McDowall 1981)","plainCitation":"(Dubochet and McDowall 1981)","noteIndex":0},"citationItems":[{"id":49,"uris":["http://zotero.org/users/5725005/items/RE2TXSXA"],"uri":["http://zotero.org/users/5725005/items/RE2TXSXA"],"itemData":{"id":49,"type":"article-journal","container-title":"Journal of Microscopy","DOI":"10.1111/j.1365-2818.1981.tb02483.x","ISSN":"00222720","issue":"3","language":"en","page":"3-4","source":"DOI.org (Crossref)","title":"VITRIFICATION OF PURE WATER FOR ELECTRON MICROSCOPY","volume":"124","author":[{"family":"Dubochet","given":"J."},{"family":"McDowall","given":"A.W."}],"issued":{"date-parts":[["1981",12]]}}}],"schema":"https://github.com/citation-style-language/schema/raw/master/csl-citation.json"} </w:instrText>
      </w:r>
      <w:r w:rsidR="00EE778D" w:rsidRPr="00EE778D">
        <w:rPr>
          <w:rStyle w:val="CitationThesisCar"/>
        </w:rPr>
        <w:fldChar w:fldCharType="separate"/>
      </w:r>
      <w:r w:rsidR="00EE778D" w:rsidRPr="00EE778D">
        <w:rPr>
          <w:rStyle w:val="CitationThesisCar"/>
        </w:rPr>
        <w:t>(Dubochet and McDowall 1981)</w:t>
      </w:r>
      <w:r w:rsidR="00EE778D" w:rsidRPr="00EE778D">
        <w:rPr>
          <w:rStyle w:val="CitationThesisCar"/>
        </w:rPr>
        <w:fldChar w:fldCharType="end"/>
      </w:r>
      <w:r w:rsidR="00DB6555">
        <w:t xml:space="preserve">. </w:t>
      </w:r>
    </w:p>
    <w:p w14:paraId="3A73BB00" w14:textId="5FE9FD06" w:rsidR="005B00F1" w:rsidRDefault="005B00F1" w:rsidP="00DB6555">
      <w:r>
        <w:t>I aim to adapt this method in order to produce µm amorphous ice grain for Astronomical purposes. The range of application is extremely broad, spanning from microgravity collision experiments to decipher the processes of planet formation, to the determination of optical constants of 3D amorphous ice, a key aspect to process future JWST Data</w:t>
      </w:r>
      <w:r w:rsidR="007A38B0">
        <w:t xml:space="preserve"> </w:t>
      </w:r>
      <w:r w:rsidR="007A38B0" w:rsidRPr="00E636B3">
        <w:rPr>
          <w:rStyle w:val="CitationThesisCar"/>
        </w:rPr>
        <w:t>(citations)</w:t>
      </w:r>
      <w:r>
        <w:t>.</w:t>
      </w:r>
    </w:p>
    <w:p w14:paraId="2E9CB9CE" w14:textId="065075B0" w:rsidR="007A38B0" w:rsidRDefault="00C37B44" w:rsidP="00DB6555">
      <w:r>
        <w:t>In this chapter I will describe t</w:t>
      </w:r>
      <w:r w:rsidR="007A38B0">
        <w:t>wo experiments</w:t>
      </w:r>
      <w:r>
        <w:t xml:space="preserve"> that I</w:t>
      </w:r>
      <w:r w:rsidR="007A38B0">
        <w:t xml:space="preserve"> have designed</w:t>
      </w:r>
      <w:r>
        <w:t xml:space="preserve"> to produce ASW grains</w:t>
      </w:r>
      <w:r w:rsidR="00160046">
        <w:t>;</w:t>
      </w:r>
      <w:r w:rsidR="007A38B0">
        <w:t xml:space="preserve"> </w:t>
      </w:r>
      <w:r w:rsidR="00160046">
        <w:t>a</w:t>
      </w:r>
      <w:r w:rsidR="007A38B0">
        <w:t xml:space="preserve"> proof of concept will be discuss</w:t>
      </w:r>
      <w:r w:rsidR="00160046">
        <w:t>ed</w:t>
      </w:r>
      <w:r w:rsidR="007A38B0">
        <w:t xml:space="preserve"> first in </w:t>
      </w:r>
      <w:r>
        <w:t>section</w:t>
      </w:r>
      <w:r w:rsidR="007A38B0">
        <w:t xml:space="preserve"> 5.3 </w:t>
      </w:r>
      <w:r w:rsidR="00160046">
        <w:t xml:space="preserve">before </w:t>
      </w:r>
      <w:r>
        <w:t xml:space="preserve">going on </w:t>
      </w:r>
      <w:r w:rsidR="00160046">
        <w:t xml:space="preserve">to describe the second version in </w:t>
      </w:r>
      <w:r>
        <w:t>section</w:t>
      </w:r>
      <w:r w:rsidR="00160046">
        <w:t xml:space="preserve"> 5.4 and its procedure in </w:t>
      </w:r>
      <w:r>
        <w:t>section</w:t>
      </w:r>
      <w:r w:rsidR="00160046">
        <w:t xml:space="preserve"> 5.5. </w:t>
      </w:r>
      <w:r w:rsidR="004B2EB5">
        <w:t>A</w:t>
      </w:r>
      <w:r w:rsidR="00160046">
        <w:t xml:space="preserve"> brief Introduction to the theory of cooling and an evaluation of </w:t>
      </w:r>
      <w:r w:rsidR="000D2DC2">
        <w:t>both</w:t>
      </w:r>
      <w:r w:rsidR="00160046">
        <w:t xml:space="preserve"> experiments will be respectively debated in </w:t>
      </w:r>
      <w:r>
        <w:t>sections</w:t>
      </w:r>
      <w:r w:rsidR="00160046">
        <w:t xml:space="preserve"> 5.2 and 5.6.  </w:t>
      </w:r>
      <w:r w:rsidR="007A38B0">
        <w:t xml:space="preserve">  </w:t>
      </w:r>
    </w:p>
    <w:p w14:paraId="76CBE171" w14:textId="1BA42FE4" w:rsidR="00697629" w:rsidRDefault="00697629" w:rsidP="00E362F2"/>
    <w:p w14:paraId="04CDF73A" w14:textId="77777777" w:rsidR="00160046" w:rsidRDefault="00160046" w:rsidP="00E362F2"/>
    <w:p w14:paraId="4D60F1AC" w14:textId="770A4922" w:rsidR="003925AD" w:rsidRPr="003925AD" w:rsidRDefault="00605769" w:rsidP="00605769">
      <w:pPr>
        <w:pStyle w:val="Heading2"/>
        <w:ind w:firstLine="720"/>
      </w:pPr>
      <w:r>
        <w:lastRenderedPageBreak/>
        <w:t xml:space="preserve">5.2. </w:t>
      </w:r>
      <w:r w:rsidR="00E362F2">
        <w:t xml:space="preserve">Theory of cooling </w:t>
      </w:r>
    </w:p>
    <w:p w14:paraId="73AC60BA" w14:textId="77777777" w:rsidR="00930FF4" w:rsidRDefault="00930FF4" w:rsidP="001945DB"/>
    <w:p w14:paraId="69FD9DBE" w14:textId="140EF3FA" w:rsidR="001945DB" w:rsidRDefault="00605769" w:rsidP="00605769">
      <w:pPr>
        <w:pStyle w:val="Heading3"/>
        <w:ind w:left="720" w:firstLine="720"/>
      </w:pPr>
      <w:r>
        <w:t xml:space="preserve">5.2.1. </w:t>
      </w:r>
      <w:r w:rsidR="001945DB">
        <w:t>Nucleation theory</w:t>
      </w:r>
    </w:p>
    <w:p w14:paraId="4F7A410E" w14:textId="201E8FA1" w:rsidR="00871A6D" w:rsidRDefault="00871A6D" w:rsidP="00871A6D"/>
    <w:p w14:paraId="2600C520" w14:textId="25D7C01D" w:rsidR="003372E2" w:rsidRDefault="003372E2" w:rsidP="00871A6D">
      <w:r>
        <w:t xml:space="preserve">If one wants to produce a vitreous sample, crystallization must be avoided. </w:t>
      </w:r>
      <w:r w:rsidR="00E97281">
        <w:t>Crystallization resulting from the supercooling of a liquid occur in 2 steps, nucleation and consecutive growth</w:t>
      </w:r>
      <w:r w:rsidR="005B00F1">
        <w:t xml:space="preserve"> </w:t>
      </w:r>
      <w:r w:rsidR="005B00F1" w:rsidRPr="005B00F1">
        <w:rPr>
          <w:color w:val="FF0000"/>
        </w:rPr>
        <w:t>(explain each better)</w:t>
      </w:r>
    </w:p>
    <w:p w14:paraId="7B1C205F" w14:textId="6515B1F0" w:rsidR="006A116A" w:rsidRDefault="00871A6D" w:rsidP="006A116A">
      <w:r>
        <w:t xml:space="preserve">Nucleation processes can arise from two sources. If it is induced by a foreign particle or surfaces </w:t>
      </w:r>
      <w:r>
        <w:sym w:font="Wingdings" w:char="F0E0"/>
      </w:r>
      <w:r>
        <w:t xml:space="preserve"> Heterogenous nucleation. Water molecules </w:t>
      </w:r>
      <w:r w:rsidR="005C10E4">
        <w:t>combining</w:t>
      </w:r>
      <w:r>
        <w:t xml:space="preserve"> to form “embryo” relate to homogeneous nucleation (Homogeneous nucleation temperature Th)</w:t>
      </w:r>
      <w:r w:rsidR="00AC0466">
        <w:t xml:space="preserve"> </w:t>
      </w:r>
      <w:r w:rsidR="00AC0466" w:rsidRPr="00AC0466">
        <w:rPr>
          <w:color w:val="0070C0"/>
        </w:rPr>
        <w:sym w:font="Wingdings" w:char="F0E0"/>
      </w:r>
      <w:r w:rsidR="00AC0466" w:rsidRPr="00AC0466">
        <w:rPr>
          <w:color w:val="0070C0"/>
        </w:rPr>
        <w:t xml:space="preserve"> Have to overcome a free energy barrier?</w:t>
      </w:r>
      <w:r>
        <w:t xml:space="preserve"> </w:t>
      </w:r>
    </w:p>
    <w:p w14:paraId="1B32D5B9" w14:textId="23CE6E52" w:rsidR="00010626" w:rsidRPr="006954B3" w:rsidRDefault="00871A6D" w:rsidP="006A116A">
      <w:pPr>
        <w:rPr>
          <w:color w:val="FF0000"/>
        </w:rPr>
      </w:pPr>
      <w:r>
        <w:t>Heterogeneous nucleation</w:t>
      </w:r>
      <w:r w:rsidR="005C10E4">
        <w:t xml:space="preserve"> is faster than homogeneous nucleation </w:t>
      </w:r>
      <w:r w:rsidR="005C10E4">
        <w:sym w:font="Wingdings" w:char="F0E0"/>
      </w:r>
      <w:r w:rsidR="005C10E4">
        <w:t xml:space="preserve"> Need to be avoided </w:t>
      </w:r>
      <w:r w:rsidR="005C10E4">
        <w:sym w:font="Wingdings" w:char="F0E0"/>
      </w:r>
      <w:r w:rsidR="005C10E4">
        <w:t xml:space="preserve"> </w:t>
      </w:r>
      <w:r w:rsidR="005C10E4" w:rsidRPr="005C10E4">
        <w:rPr>
          <w:b/>
          <w:bCs/>
        </w:rPr>
        <w:t>Sample of small sizes diminish the presence of foreign particles thus improving the chances of vitrification</w:t>
      </w:r>
      <w:r w:rsidR="005C10E4" w:rsidRPr="005C10E4">
        <w:t xml:space="preserve"> </w:t>
      </w:r>
    </w:p>
    <w:p w14:paraId="493E9F42" w14:textId="21134AD3" w:rsidR="00010626" w:rsidRDefault="00010626" w:rsidP="006A116A">
      <w:r>
        <w:t xml:space="preserve">Th (homogeneous nucleation Temperature) </w:t>
      </w:r>
      <w:r>
        <w:sym w:font="Wingdings" w:char="F0E0"/>
      </w:r>
      <w:r>
        <w:t xml:space="preserve"> Decrease with increasing cooling rate</w:t>
      </w:r>
    </w:p>
    <w:p w14:paraId="32919203" w14:textId="77777777" w:rsidR="00010626" w:rsidRDefault="00010626" w:rsidP="006A116A"/>
    <w:p w14:paraId="12635780" w14:textId="4A246B0C" w:rsidR="00E362F2" w:rsidRDefault="006A116A" w:rsidP="005C392E">
      <w:r>
        <w:t>Glass transition temperature (T</w:t>
      </w:r>
      <w:r>
        <w:rPr>
          <w:vertAlign w:val="subscript"/>
        </w:rPr>
        <w:t>g</w:t>
      </w:r>
      <w:r>
        <w:t xml:space="preserve">) </w:t>
      </w:r>
      <w:r w:rsidR="009326EF">
        <w:sym w:font="Wingdings" w:char="F0E0"/>
      </w:r>
      <w:r w:rsidR="009326EF">
        <w:t xml:space="preserve"> When T lower, molecular mobility slowed down </w:t>
      </w:r>
      <w:r w:rsidR="009326EF">
        <w:sym w:font="Wingdings" w:char="F0E0"/>
      </w:r>
      <w:r w:rsidR="009326EF">
        <w:t xml:space="preserve"> no structural changes</w:t>
      </w:r>
    </w:p>
    <w:p w14:paraId="0DFD89AE" w14:textId="2FE4A729" w:rsidR="00697629" w:rsidRDefault="000F3725" w:rsidP="00697629">
      <w:r>
        <w:t xml:space="preserve">Nucleation process releases energy thus leading to a local Temperature increase of the sample </w:t>
      </w:r>
    </w:p>
    <w:p w14:paraId="1C2CC139" w14:textId="7C234F0D" w:rsidR="00697629" w:rsidRDefault="00697629" w:rsidP="00697629">
      <w:r>
        <w:t xml:space="preserve">Crystal growth depend on the balance between heat production and heat dissipation </w:t>
      </w:r>
    </w:p>
    <w:p w14:paraId="4354F391" w14:textId="78F35D71" w:rsidR="005C392E" w:rsidRDefault="005C392E" w:rsidP="005C392E">
      <w:r>
        <w:t>cryogen thermal conductivity</w:t>
      </w:r>
    </w:p>
    <w:p w14:paraId="2B54C31F" w14:textId="416AF2E4" w:rsidR="005C392E" w:rsidRDefault="005C392E" w:rsidP="005C392E"/>
    <w:p w14:paraId="3EF4EA06" w14:textId="0D3C1FBA" w:rsidR="006954B3" w:rsidRDefault="006954B3" w:rsidP="005C392E">
      <w:r>
        <w:t>Liquid glass formation depends on crystallization kinetics (nucleation frequency and crystal growth rate)</w:t>
      </w:r>
      <w:r w:rsidR="005C5640">
        <w:t xml:space="preserve"> </w:t>
      </w:r>
      <w:r w:rsidR="005C5640">
        <w:sym w:font="Wingdings" w:char="F0E0"/>
      </w:r>
      <w:r w:rsidR="005C5640">
        <w:t xml:space="preserve"> </w:t>
      </w:r>
      <w:r w:rsidR="005C5640" w:rsidRPr="005C5640">
        <w:rPr>
          <w:color w:val="00B050"/>
        </w:rPr>
        <w:t>Check Avrami</w:t>
      </w:r>
      <w:r w:rsidRPr="005C5640">
        <w:rPr>
          <w:color w:val="00B050"/>
        </w:rPr>
        <w:t xml:space="preserve"> </w:t>
      </w:r>
      <w:r>
        <w:t xml:space="preserve">and the rate at which the liquid is cooled. </w:t>
      </w:r>
    </w:p>
    <w:p w14:paraId="5699CB7B" w14:textId="7A726678" w:rsidR="005C5640" w:rsidRDefault="005C5640" w:rsidP="005C5640">
      <w:pPr>
        <w:pStyle w:val="ListParagraph"/>
        <w:numPr>
          <w:ilvl w:val="0"/>
          <w:numId w:val="12"/>
        </w:numPr>
      </w:pPr>
      <w:r>
        <w:t xml:space="preserve">Nucleation rate (J) </w:t>
      </w:r>
      <w:r>
        <w:sym w:font="Wingdings" w:char="F0E0"/>
      </w:r>
      <w:r>
        <w:t xml:space="preserve"> approximate method </w:t>
      </w:r>
      <w:r>
        <w:sym w:font="Wingdings" w:char="F0E0"/>
      </w:r>
      <w:r>
        <w:t xml:space="preserve"> seeding </w:t>
      </w:r>
    </w:p>
    <w:p w14:paraId="0ACDD627" w14:textId="0AC9990F" w:rsidR="005C5640" w:rsidRDefault="005C5640" w:rsidP="005C5640">
      <w:pPr>
        <w:pStyle w:val="ListParagraph"/>
        <w:numPr>
          <w:ilvl w:val="0"/>
          <w:numId w:val="12"/>
        </w:numPr>
      </w:pPr>
      <w:r>
        <w:t>Crystal growth</w:t>
      </w:r>
      <w:r w:rsidR="00707EAB">
        <w:t xml:space="preserve"> (u)</w:t>
      </w:r>
    </w:p>
    <w:p w14:paraId="19D025B7" w14:textId="61439D3E" w:rsidR="005C5640" w:rsidRDefault="005C5640" w:rsidP="005C392E"/>
    <w:p w14:paraId="79F44377" w14:textId="2ACD144F" w:rsidR="005C5640" w:rsidRDefault="005C5640" w:rsidP="005C392E"/>
    <w:p w14:paraId="1890D9B7" w14:textId="77777777" w:rsidR="005C5640" w:rsidRDefault="005C5640" w:rsidP="005C392E"/>
    <w:p w14:paraId="09CAAEF6" w14:textId="05F4E493" w:rsidR="006954B3" w:rsidRPr="00AC7F3E" w:rsidRDefault="00AC7F3E" w:rsidP="006954B3">
      <w:pPr>
        <w:rPr>
          <w:color w:val="00B050"/>
        </w:rPr>
      </w:pPr>
      <w:r>
        <w:t xml:space="preserve">Dynamics of quenching </w:t>
      </w:r>
      <w:r w:rsidRPr="00347838">
        <w:rPr>
          <w:color w:val="00B050"/>
        </w:rPr>
        <w:t>(Angel and Choi 1986)</w:t>
      </w:r>
      <w:r>
        <w:rPr>
          <w:color w:val="00B050"/>
        </w:rPr>
        <w:t xml:space="preserve"> </w:t>
      </w:r>
      <w:r w:rsidRPr="00347838">
        <w:rPr>
          <w:color w:val="00B050"/>
        </w:rPr>
        <w:sym w:font="Wingdings" w:char="F0E0"/>
      </w:r>
      <w:r>
        <w:rPr>
          <w:color w:val="00B050"/>
        </w:rPr>
        <w:t xml:space="preserve"> to check</w:t>
      </w:r>
      <w:r w:rsidR="00355F5A">
        <w:rPr>
          <w:color w:val="00B050"/>
        </w:rPr>
        <w:t xml:space="preserve"> </w:t>
      </w:r>
      <w:r w:rsidR="00355F5A">
        <w:rPr>
          <w:color w:val="00B050"/>
        </w:rPr>
        <w:fldChar w:fldCharType="begin"/>
      </w:r>
      <w:r w:rsidR="00C86E11">
        <w:rPr>
          <w:color w:val="00B050"/>
        </w:rPr>
        <w:instrText xml:space="preserve"> ADDIN ZOTERO_ITEM CSL_CITATION {"citationID":"HvL7Qv5q","properties":{"formattedCitation":"(Angell and Choi 1986)","plainCitation":"(Angell and Choi 1986)","noteIndex":0},"citationItems":[{"id":257,"uris":["http://zotero.org/users/5725005/items/EFD264T3"],"uri":["http://zotero.org/users/5725005/items/EFD264T3"],"itemData":{"id":257,"type":"article-journal","abstract":"Some key ideas and experimental findings concerning the probability that crystallization of a liquid or its binary solutions will occur at moderate cooling rates are discussed. The use of cryoprotectants and of pressure to favourably influence these probabilities is rationalized, and some of the newer findings on small sample supercooling phenomena are reviewed.","container-title":"Journal of Microscopy","DOI":"10.1111/j.1365-2818.1986.tb02720.x","ISSN":"00222720","issue":"3","language":"en","page":"251-261","source":"DOI.org (Crossref)","title":"Crystallization and vitrification in aqueous systems","volume":"141","author":[{"family":"Angell","given":"C. A."},{"family":"Choi","given":"Y."}],"issued":{"date-parts":[["1986",3]]}}}],"schema":"https://github.com/citation-style-language/schema/raw/master/csl-citation.json"} </w:instrText>
      </w:r>
      <w:r w:rsidR="00355F5A">
        <w:rPr>
          <w:color w:val="00B050"/>
        </w:rPr>
        <w:fldChar w:fldCharType="separate"/>
      </w:r>
      <w:r w:rsidR="00C86E11" w:rsidRPr="00C86E11">
        <w:rPr>
          <w:rFonts w:ascii="Calibri" w:hAnsi="Calibri" w:cs="Calibri"/>
        </w:rPr>
        <w:t>(Angell and Choi 1986)</w:t>
      </w:r>
      <w:r w:rsidR="00355F5A">
        <w:rPr>
          <w:color w:val="00B050"/>
        </w:rPr>
        <w:fldChar w:fldCharType="end"/>
      </w:r>
    </w:p>
    <w:p w14:paraId="0697F834" w14:textId="77777777" w:rsidR="00850A7C" w:rsidRDefault="00AC7F3E" w:rsidP="006954B3">
      <w:pPr>
        <w:rPr>
          <w:rFonts w:cstheme="minorHAnsi"/>
        </w:rPr>
      </w:pPr>
      <w:r>
        <w:rPr>
          <w:rFonts w:cstheme="minorHAnsi"/>
        </w:rPr>
        <w:t xml:space="preserve"> τ </w:t>
      </w:r>
      <w:r>
        <w:rPr>
          <w:rFonts w:cstheme="minorHAnsi"/>
          <w:vertAlign w:val="subscript"/>
        </w:rPr>
        <w:t>in</w:t>
      </w:r>
      <w:r w:rsidR="00652C34">
        <w:rPr>
          <w:rFonts w:cstheme="minorHAnsi"/>
        </w:rPr>
        <w:t xml:space="preserve"> , internal relaxation time</w:t>
      </w:r>
      <w:r>
        <w:rPr>
          <w:rFonts w:cstheme="minorHAnsi"/>
        </w:rPr>
        <w:t xml:space="preserve">         τ </w:t>
      </w:r>
      <w:r>
        <w:rPr>
          <w:rFonts w:cstheme="minorHAnsi"/>
          <w:vertAlign w:val="subscript"/>
        </w:rPr>
        <w:t>out</w:t>
      </w:r>
      <w:r w:rsidR="00652C34">
        <w:rPr>
          <w:rFonts w:cstheme="minorHAnsi"/>
          <w:vertAlign w:val="subscript"/>
        </w:rPr>
        <w:t xml:space="preserve"> </w:t>
      </w:r>
      <w:r w:rsidR="00652C34">
        <w:rPr>
          <w:rFonts w:cstheme="minorHAnsi"/>
        </w:rPr>
        <w:t xml:space="preserve">, escape time </w:t>
      </w:r>
    </w:p>
    <w:p w14:paraId="0C84F70A" w14:textId="29A6FF2C" w:rsidR="00AC7F3E" w:rsidRDefault="00652C34" w:rsidP="006954B3">
      <w:pPr>
        <w:rPr>
          <w:rFonts w:cstheme="minorHAnsi"/>
        </w:rPr>
      </w:pPr>
      <w:r>
        <w:rPr>
          <w:rFonts w:cstheme="minorHAnsi"/>
        </w:rPr>
        <w:t xml:space="preserve">          </w:t>
      </w:r>
    </w:p>
    <w:p w14:paraId="3802BADC" w14:textId="554B6EE9" w:rsidR="00652C34" w:rsidRDefault="00850A7C" w:rsidP="006954B3">
      <w:pPr>
        <w:rPr>
          <w:rFonts w:cstheme="minorHAnsi"/>
        </w:rPr>
      </w:pPr>
      <w:r>
        <w:rPr>
          <w:rFonts w:cstheme="minorHAnsi"/>
        </w:rPr>
        <w:t xml:space="preserve">τ </w:t>
      </w:r>
      <w:r>
        <w:rPr>
          <w:rFonts w:cstheme="minorHAnsi"/>
          <w:vertAlign w:val="subscript"/>
        </w:rPr>
        <w:t>out</w:t>
      </w:r>
      <w:r>
        <w:rPr>
          <w:rFonts w:cstheme="minorHAnsi"/>
        </w:rPr>
        <w:t xml:space="preserve"> initially decreases due to the building of the </w:t>
      </w:r>
      <w:r w:rsidR="00652C34">
        <w:rPr>
          <w:rFonts w:cstheme="minorHAnsi"/>
        </w:rPr>
        <w:t xml:space="preserve">thermodynamic driving force (G </w:t>
      </w:r>
      <w:r w:rsidR="00652C34">
        <w:rPr>
          <w:rFonts w:cstheme="minorHAnsi"/>
          <w:vertAlign w:val="subscript"/>
        </w:rPr>
        <w:t xml:space="preserve">cryst  </w:t>
      </w:r>
      <w:r>
        <w:rPr>
          <w:rFonts w:cstheme="minorHAnsi"/>
        </w:rPr>
        <w:t xml:space="preserve">- </w:t>
      </w:r>
      <w:r w:rsidR="00652C34">
        <w:rPr>
          <w:rFonts w:cstheme="minorHAnsi"/>
        </w:rPr>
        <w:t xml:space="preserve">G </w:t>
      </w:r>
      <w:r w:rsidR="00652C34">
        <w:rPr>
          <w:rFonts w:cstheme="minorHAnsi"/>
          <w:vertAlign w:val="subscript"/>
        </w:rPr>
        <w:t>liquid</w:t>
      </w:r>
      <w:r w:rsidR="00652C34">
        <w:rPr>
          <w:rFonts w:cstheme="minorHAnsi"/>
        </w:rPr>
        <w:t>)</w:t>
      </w:r>
      <w:r>
        <w:rPr>
          <w:rFonts w:cstheme="minorHAnsi"/>
        </w:rPr>
        <w:t xml:space="preserve"> </w:t>
      </w:r>
    </w:p>
    <w:p w14:paraId="65F7AB4E" w14:textId="6973CE43" w:rsidR="00850A7C" w:rsidRDefault="00850A7C" w:rsidP="006954B3">
      <w:pPr>
        <w:rPr>
          <w:rFonts w:cstheme="minorHAnsi"/>
        </w:rPr>
      </w:pPr>
      <w:r>
        <w:rPr>
          <w:rFonts w:cstheme="minorHAnsi"/>
        </w:rPr>
        <w:t xml:space="preserve"> </w:t>
      </w:r>
    </w:p>
    <w:p w14:paraId="1B0EE48C" w14:textId="34B629E7" w:rsidR="00850A7C" w:rsidRDefault="00850A7C" w:rsidP="006954B3">
      <w:pPr>
        <w:rPr>
          <w:rFonts w:cstheme="minorHAnsi"/>
        </w:rPr>
      </w:pPr>
      <w:r>
        <w:rPr>
          <w:rFonts w:cstheme="minorHAnsi"/>
        </w:rPr>
        <w:t xml:space="preserve">τ </w:t>
      </w:r>
      <w:r>
        <w:rPr>
          <w:rFonts w:cstheme="minorHAnsi"/>
          <w:vertAlign w:val="subscript"/>
        </w:rPr>
        <w:t xml:space="preserve">nose </w:t>
      </w:r>
      <w:r>
        <w:rPr>
          <w:rFonts w:cstheme="minorHAnsi"/>
        </w:rPr>
        <w:t xml:space="preserve">, in τ </w:t>
      </w:r>
      <w:r>
        <w:rPr>
          <w:rFonts w:cstheme="minorHAnsi"/>
          <w:vertAlign w:val="subscript"/>
        </w:rPr>
        <w:t xml:space="preserve">out  </w:t>
      </w:r>
      <w:r>
        <w:rPr>
          <w:rFonts w:cstheme="minorHAnsi"/>
        </w:rPr>
        <w:t xml:space="preserve">curve result arise from competition between driving force and molecular mobility (τ </w:t>
      </w:r>
      <w:r>
        <w:rPr>
          <w:rFonts w:cstheme="minorHAnsi"/>
          <w:vertAlign w:val="subscript"/>
        </w:rPr>
        <w:t>in</w:t>
      </w:r>
      <w:r>
        <w:rPr>
          <w:rFonts w:cstheme="minorHAnsi"/>
        </w:rPr>
        <w:t>)</w:t>
      </w:r>
    </w:p>
    <w:p w14:paraId="22524C97" w14:textId="35B90C11" w:rsidR="00652C34" w:rsidRPr="00652C34" w:rsidRDefault="00850A7C" w:rsidP="006954B3">
      <w:pPr>
        <w:rPr>
          <w:rFonts w:cstheme="minorHAnsi"/>
        </w:rPr>
      </w:pPr>
      <w:r w:rsidRPr="00850A7C">
        <w:rPr>
          <w:rFonts w:cstheme="minorHAnsi"/>
        </w:rPr>
        <w:lastRenderedPageBreak/>
        <w:sym w:font="Wingdings" w:char="F0E0"/>
      </w:r>
      <w:r>
        <w:rPr>
          <w:rFonts w:cstheme="minorHAnsi"/>
        </w:rPr>
        <w:t xml:space="preserve"> minimum of crystallization time need to be bypass to avoid crystallization. </w:t>
      </w:r>
    </w:p>
    <w:p w14:paraId="53FC694A" w14:textId="77777777" w:rsidR="00AC7F3E" w:rsidRDefault="00AC7F3E" w:rsidP="006954B3"/>
    <w:p w14:paraId="5E23D9F8" w14:textId="2BB6C5A6" w:rsidR="006954B3" w:rsidRDefault="00AE498A" w:rsidP="00AE498A">
      <w:pPr>
        <w:pStyle w:val="Heading3"/>
        <w:ind w:left="720" w:firstLine="720"/>
      </w:pPr>
      <w:r>
        <w:t xml:space="preserve">5.2.2. </w:t>
      </w:r>
      <w:r w:rsidR="006954B3">
        <w:t>Cooling rates and Mechanism of heat dissipation</w:t>
      </w:r>
    </w:p>
    <w:p w14:paraId="206DF15D" w14:textId="77777777" w:rsidR="006954B3" w:rsidRDefault="006954B3" w:rsidP="006954B3"/>
    <w:p w14:paraId="34D13056" w14:textId="79CD3B2A" w:rsidR="006954B3" w:rsidRDefault="006954B3" w:rsidP="006954B3">
      <w:r>
        <w:t xml:space="preserve">Water properties </w:t>
      </w:r>
      <w:r>
        <w:sym w:font="Wingdings" w:char="F0E0"/>
      </w:r>
      <w:r>
        <w:t xml:space="preserve"> Reduced temperature (T boil \ T mel) &lt; 2 (1.37) </w:t>
      </w:r>
      <w:r>
        <w:sym w:font="Wingdings" w:char="F0E0"/>
      </w:r>
      <w:r>
        <w:t xml:space="preserve"> poor glass former</w:t>
      </w:r>
    </w:p>
    <w:p w14:paraId="5163AF98" w14:textId="35844E15" w:rsidR="00850A7C" w:rsidRDefault="00850A7C" w:rsidP="006954B3">
      <w:r>
        <w:t xml:space="preserve">Cooling rate estimation: </w:t>
      </w:r>
      <w:r w:rsidRPr="00850A7C">
        <w:rPr>
          <w:color w:val="00B050"/>
        </w:rPr>
        <w:t xml:space="preserve">Turnbull 1969 </w:t>
      </w:r>
      <w:r w:rsidRPr="00850A7C">
        <w:rPr>
          <w:color w:val="00B050"/>
        </w:rPr>
        <w:sym w:font="Wingdings" w:char="F0E0"/>
      </w:r>
      <w:r w:rsidRPr="00850A7C">
        <w:rPr>
          <w:color w:val="00B050"/>
        </w:rPr>
        <w:t xml:space="preserve"> To check</w:t>
      </w:r>
      <w:r w:rsidR="00355F5A">
        <w:rPr>
          <w:color w:val="00B050"/>
        </w:rPr>
        <w:t xml:space="preserve"> </w:t>
      </w:r>
      <w:r w:rsidR="00355F5A">
        <w:rPr>
          <w:color w:val="00B050"/>
        </w:rPr>
        <w:fldChar w:fldCharType="begin"/>
      </w:r>
      <w:r w:rsidR="00C86E11">
        <w:rPr>
          <w:color w:val="00B050"/>
        </w:rPr>
        <w:instrText xml:space="preserve"> ADDIN ZOTERO_ITEM CSL_CITATION {"citationID":"OupzVhSy","properties":{"formattedCitation":"(Turnbull 1969)","plainCitation":"(Turnbull 1969)","noteIndex":0},"citationItems":[{"id":258,"uris":["http://zotero.org/users/5725005/items/Q8HQXYI8"],"uri":["http://zotero.org/users/5725005/items/Q8HQXYI8"],"itemData":{"id":258,"type":"article-journal","abstract":"G. enerally substances are more stable in a crystalline than in a glassy state. Therefore, t o form a glass, crystallization must be bypassed. Under certain conditions, the melts of many substances can be cooled to the glass state. Whether or not the melt of a given material forms a glass is determined principally by a set of factors which can be specified to some extent in the laboratory, namely, the cooling rate, - $, the liquid volume, w], and the seed density, ps and upon a set of materials constants: the reduced crystal-liquid interfacial tension, a,the fraction, f,of acceptor sites in the crystal surface, and the reduced glass temperature, Tq. The glass-forming a tendency will be greater the larger are - T, and T,, and the smaller are vl. py, andf.","container-title":"Contemporary Physics","DOI":"10.1080/00107516908204405","ISSN":"0010-7514, 1366-5812","issue":"5","journalAbbreviation":"Contemporary Physics","language":"en","page":"473-488","source":"DOI.org (Crossref)","title":"Under what conditions can a glass be formed?","volume":"10","author":[{"family":"Turnbull","given":"David"}],"issued":{"date-parts":[["1969",9]]}}}],"schema":"https://github.com/citation-style-language/schema/raw/master/csl-citation.json"} </w:instrText>
      </w:r>
      <w:r w:rsidR="00355F5A">
        <w:rPr>
          <w:color w:val="00B050"/>
        </w:rPr>
        <w:fldChar w:fldCharType="separate"/>
      </w:r>
      <w:r w:rsidR="00C86E11" w:rsidRPr="00C86E11">
        <w:rPr>
          <w:rFonts w:ascii="Calibri" w:hAnsi="Calibri" w:cs="Calibri"/>
        </w:rPr>
        <w:t>(Turnbull 1969)</w:t>
      </w:r>
      <w:r w:rsidR="00355F5A">
        <w:rPr>
          <w:color w:val="00B050"/>
        </w:rPr>
        <w:fldChar w:fldCharType="end"/>
      </w:r>
    </w:p>
    <w:p w14:paraId="7E801D00" w14:textId="3C76FE35" w:rsidR="00347838" w:rsidRDefault="00347838" w:rsidP="006954B3"/>
    <w:p w14:paraId="3C02FAC4" w14:textId="15F83E09" w:rsidR="002E17EF" w:rsidRDefault="002E17EF" w:rsidP="006954B3">
      <w:r>
        <w:t>Biot formula :</w:t>
      </w:r>
    </w:p>
    <w:p w14:paraId="7DF8525E" w14:textId="77777777" w:rsidR="006954B3" w:rsidRDefault="006954B3" w:rsidP="006954B3"/>
    <w:p w14:paraId="3A7CD51D" w14:textId="6C9224CA" w:rsidR="006954B3" w:rsidRPr="00160046" w:rsidRDefault="006954B3" w:rsidP="006954B3">
      <w:pPr>
        <w:rPr>
          <w:rFonts w:eastAsiaTheme="minorEastAsia"/>
          <w:sz w:val="32"/>
          <w:szCs w:val="32"/>
        </w:rPr>
      </w:pPr>
      <m:oMathPara>
        <m:oMath>
          <m:r>
            <w:rPr>
              <w:rFonts w:ascii="Cambria Math" w:hAnsi="Cambria Math"/>
              <w:sz w:val="32"/>
              <w:szCs w:val="32"/>
            </w:rPr>
            <m:t xml:space="preserve">Nu= </m:t>
          </m:r>
          <m:f>
            <m:fPr>
              <m:ctrlPr>
                <w:rPr>
                  <w:rFonts w:ascii="Cambria Math" w:hAnsi="Cambria Math"/>
                  <w:i/>
                  <w:sz w:val="32"/>
                  <w:szCs w:val="32"/>
                </w:rPr>
              </m:ctrlPr>
            </m:fPr>
            <m:num>
              <m:r>
                <w:rPr>
                  <w:rFonts w:ascii="Cambria Math" w:hAnsi="Cambria Math"/>
                  <w:sz w:val="32"/>
                  <w:szCs w:val="32"/>
                </w:rPr>
                <m:t>h×d</m:t>
              </m:r>
            </m:num>
            <m:den>
              <m:sSub>
                <m:sSubPr>
                  <m:ctrlPr>
                    <w:rPr>
                      <w:rFonts w:ascii="Cambria Math" w:hAnsi="Cambria Math"/>
                      <w:i/>
                      <w:sz w:val="32"/>
                      <w:szCs w:val="32"/>
                    </w:rPr>
                  </m:ctrlPr>
                </m:sSubPr>
                <m:e>
                  <m:r>
                    <w:rPr>
                      <w:rFonts w:ascii="Cambria Math" w:hAnsi="Cambria Math"/>
                      <w:sz w:val="32"/>
                      <w:szCs w:val="32"/>
                    </w:rPr>
                    <m:t>k</m:t>
                  </m:r>
                </m:e>
                <m:sub>
                  <m:r>
                    <w:rPr>
                      <w:rFonts w:ascii="Cambria Math" w:hAnsi="Cambria Math"/>
                      <w:sz w:val="32"/>
                      <w:szCs w:val="32"/>
                    </w:rPr>
                    <m:t>s</m:t>
                  </m:r>
                </m:sub>
              </m:sSub>
            </m:den>
          </m:f>
        </m:oMath>
      </m:oMathPara>
    </w:p>
    <w:p w14:paraId="3D9A467B" w14:textId="77777777" w:rsidR="00160046" w:rsidRPr="00901B0D" w:rsidRDefault="00160046" w:rsidP="006954B3">
      <w:pPr>
        <w:rPr>
          <w:sz w:val="32"/>
          <w:szCs w:val="32"/>
        </w:rPr>
      </w:pPr>
    </w:p>
    <w:p w14:paraId="620881D7" w14:textId="43F823FA" w:rsidR="006954B3" w:rsidRDefault="006954B3" w:rsidP="006954B3">
      <w:r>
        <w:t>h is the effective heat transfer coefficient</w:t>
      </w:r>
    </w:p>
    <w:p w14:paraId="7B69F9CE" w14:textId="77777777" w:rsidR="006954B3" w:rsidRDefault="006954B3" w:rsidP="006954B3">
      <w:r>
        <w:t>d is the effective dimension</w:t>
      </w:r>
    </w:p>
    <w:p w14:paraId="2BA158D6" w14:textId="3E5C407C" w:rsidR="006954B3" w:rsidRDefault="006954B3" w:rsidP="006954B3">
      <w:pPr>
        <w:rPr>
          <w:vertAlign w:val="subscript"/>
        </w:rPr>
      </w:pPr>
      <w:r>
        <w:t>ks is heat conductance of the specimen</w:t>
      </w:r>
      <w:r>
        <w:rPr>
          <w:vertAlign w:val="subscript"/>
        </w:rPr>
        <w:t xml:space="preserve"> </w:t>
      </w:r>
    </w:p>
    <w:p w14:paraId="74229AE1" w14:textId="77777777" w:rsidR="00735AEE" w:rsidRDefault="00735AEE" w:rsidP="006954B3">
      <w:pPr>
        <w:rPr>
          <w:vertAlign w:val="subscript"/>
        </w:rPr>
      </w:pPr>
    </w:p>
    <w:p w14:paraId="67D9CD1A" w14:textId="58BBF96A" w:rsidR="006954B3" w:rsidRPr="00735AEE" w:rsidRDefault="00225773" w:rsidP="006954B3">
      <w:r w:rsidRPr="00735AEE">
        <w:t xml:space="preserve">thermal properties </w:t>
      </w:r>
      <w:r w:rsidRPr="00735AEE">
        <w:sym w:font="Wingdings" w:char="F0E0"/>
      </w:r>
      <w:r w:rsidRPr="00735AEE">
        <w:t xml:space="preserve"> </w:t>
      </w:r>
      <w:r w:rsidR="00735AEE" w:rsidRPr="00735AEE">
        <w:t>highly dependent on temperatures</w:t>
      </w:r>
    </w:p>
    <w:p w14:paraId="299E439A" w14:textId="77777777" w:rsidR="006954B3" w:rsidRDefault="006954B3" w:rsidP="006954B3"/>
    <w:p w14:paraId="379426AA" w14:textId="77777777" w:rsidR="006954B3" w:rsidRDefault="006954B3" w:rsidP="006954B3">
      <w:r>
        <w:t>Forced convection / conduction</w:t>
      </w:r>
    </w:p>
    <w:p w14:paraId="499C18AE" w14:textId="77777777" w:rsidR="006954B3" w:rsidRDefault="006954B3" w:rsidP="006954B3"/>
    <w:p w14:paraId="046BABA6" w14:textId="77777777" w:rsidR="006954B3" w:rsidRDefault="006954B3" w:rsidP="006954B3"/>
    <w:p w14:paraId="31A4AA04" w14:textId="77777777" w:rsidR="006954B3" w:rsidRDefault="006954B3" w:rsidP="006954B3">
      <w:r>
        <w:t xml:space="preserve">Overview different cooling exp </w:t>
      </w:r>
    </w:p>
    <w:p w14:paraId="7D3B11B9" w14:textId="77777777" w:rsidR="006954B3" w:rsidRPr="006954B3" w:rsidRDefault="006954B3" w:rsidP="006954B3"/>
    <w:p w14:paraId="50AAEFF4" w14:textId="77777777" w:rsidR="00AE498A" w:rsidRDefault="00AE498A" w:rsidP="00AE498A">
      <w:pPr>
        <w:pStyle w:val="Heading3"/>
      </w:pPr>
    </w:p>
    <w:p w14:paraId="3575AD41" w14:textId="1EFCCC60" w:rsidR="0045552F" w:rsidRDefault="00AE498A" w:rsidP="00AE498A">
      <w:pPr>
        <w:pStyle w:val="Heading3"/>
        <w:ind w:left="720" w:firstLine="720"/>
      </w:pPr>
      <w:r>
        <w:t xml:space="preserve">5.2.3. </w:t>
      </w:r>
      <w:r w:rsidR="0045552F">
        <w:t>Cryo-liquid comparison</w:t>
      </w:r>
    </w:p>
    <w:p w14:paraId="63393D83" w14:textId="77777777" w:rsidR="002E17EF" w:rsidRPr="002E17EF" w:rsidRDefault="002E17EF" w:rsidP="002E17EF"/>
    <w:p w14:paraId="5FAF65D5" w14:textId="4677B22D" w:rsidR="002E17EF" w:rsidRDefault="002E17EF" w:rsidP="002E17EF">
      <w:r>
        <w:t xml:space="preserve">Difficult to measure the heat transfer physical processes as many parameters have to be taken into account and measuring instrument influence the cooling process. </w:t>
      </w:r>
    </w:p>
    <w:p w14:paraId="78FB38D1" w14:textId="16A11388" w:rsidR="002E17EF" w:rsidRPr="002E17EF" w:rsidRDefault="002E17EF" w:rsidP="002E17EF">
      <w:r>
        <w:t>Ie, thermocouple, metals don’t have the same cooling properties as water, influence the cooling process …</w:t>
      </w:r>
    </w:p>
    <w:p w14:paraId="6E2CC120" w14:textId="16D09725" w:rsidR="00AE498A" w:rsidRDefault="00AE498A" w:rsidP="00AE498A"/>
    <w:p w14:paraId="1CFC3043" w14:textId="7143AEA1" w:rsidR="00DF238E" w:rsidRDefault="00DF238E" w:rsidP="00393AF0">
      <w:r>
        <w:t>From previous, important parameter for cooling that relate to cryoliquid properties are …</w:t>
      </w:r>
    </w:p>
    <w:p w14:paraId="13BD9ECD" w14:textId="4A1DE838" w:rsidR="00DF238E" w:rsidRDefault="00DF238E" w:rsidP="00393AF0"/>
    <w:p w14:paraId="78628D86" w14:textId="77777777" w:rsidR="00DF238E" w:rsidRDefault="00DF238E" w:rsidP="00393AF0"/>
    <w:p w14:paraId="4A4F153C" w14:textId="035CD0E3" w:rsidR="00DF238E" w:rsidRDefault="00DF238E" w:rsidP="00393AF0">
      <w:pPr>
        <w:rPr>
          <w:color w:val="FF0000"/>
        </w:rPr>
      </w:pPr>
      <w:r>
        <w:rPr>
          <w:color w:val="FF0000"/>
        </w:rPr>
        <w:t>Table with different cryogen compared !!</w:t>
      </w:r>
    </w:p>
    <w:p w14:paraId="1AC65668" w14:textId="45ED8143" w:rsidR="00DF238E" w:rsidRDefault="00DF238E" w:rsidP="00393AF0">
      <w:pPr>
        <w:rPr>
          <w:color w:val="FF0000"/>
        </w:rPr>
      </w:pPr>
    </w:p>
    <w:tbl>
      <w:tblPr>
        <w:tblStyle w:val="TableGrid"/>
        <w:tblW w:w="0" w:type="auto"/>
        <w:tblLook w:val="04A0" w:firstRow="1" w:lastRow="0" w:firstColumn="1" w:lastColumn="0" w:noHBand="0" w:noVBand="1"/>
      </w:tblPr>
      <w:tblGrid>
        <w:gridCol w:w="1164"/>
        <w:gridCol w:w="1139"/>
        <w:gridCol w:w="1162"/>
        <w:gridCol w:w="1161"/>
        <w:gridCol w:w="1313"/>
        <w:gridCol w:w="1174"/>
        <w:gridCol w:w="1112"/>
        <w:gridCol w:w="1171"/>
      </w:tblGrid>
      <w:tr w:rsidR="00E345B8" w:rsidRPr="00DF238E" w14:paraId="24DE92A2" w14:textId="77777777" w:rsidTr="00DF238E">
        <w:tc>
          <w:tcPr>
            <w:tcW w:w="1174" w:type="dxa"/>
          </w:tcPr>
          <w:p w14:paraId="33B0F804" w14:textId="77777777" w:rsidR="00DF238E" w:rsidRPr="00DF238E" w:rsidRDefault="00DF238E" w:rsidP="00393AF0"/>
        </w:tc>
        <w:tc>
          <w:tcPr>
            <w:tcW w:w="1174" w:type="dxa"/>
          </w:tcPr>
          <w:p w14:paraId="27277BA2" w14:textId="35C93B46" w:rsidR="00DF238E" w:rsidRPr="00DF238E" w:rsidRDefault="00DF238E" w:rsidP="00393AF0">
            <w:r>
              <w:t>T</w:t>
            </w:r>
            <w:r w:rsidRPr="00DF238E">
              <w:rPr>
                <w:vertAlign w:val="subscript"/>
              </w:rPr>
              <w:t>liquid</w:t>
            </w:r>
            <w:r>
              <w:t xml:space="preserve"> (K)</w:t>
            </w:r>
          </w:p>
        </w:tc>
        <w:tc>
          <w:tcPr>
            <w:tcW w:w="1174" w:type="dxa"/>
          </w:tcPr>
          <w:p w14:paraId="30BEC8F3" w14:textId="26051D55" w:rsidR="00DF238E" w:rsidRPr="00DF238E" w:rsidRDefault="00DF238E" w:rsidP="00393AF0">
            <w:r>
              <w:t>Vapor pressure (mbar)</w:t>
            </w:r>
          </w:p>
        </w:tc>
        <w:tc>
          <w:tcPr>
            <w:tcW w:w="1174" w:type="dxa"/>
          </w:tcPr>
          <w:p w14:paraId="222FD69D" w14:textId="6FFC08F9" w:rsidR="00DF238E" w:rsidRPr="00DF238E" w:rsidRDefault="00DF238E" w:rsidP="00393AF0">
            <w:r>
              <w:t>viscosity</w:t>
            </w:r>
          </w:p>
        </w:tc>
        <w:tc>
          <w:tcPr>
            <w:tcW w:w="1175" w:type="dxa"/>
          </w:tcPr>
          <w:p w14:paraId="204911B0" w14:textId="09FD3555" w:rsidR="00DF238E" w:rsidRPr="00DF238E" w:rsidRDefault="00DF238E" w:rsidP="00393AF0">
            <w:r>
              <w:t>Thermal conductivity</w:t>
            </w:r>
            <w:r w:rsidR="00E345B8">
              <w:t xml:space="preserve"> ()</w:t>
            </w:r>
          </w:p>
        </w:tc>
        <w:tc>
          <w:tcPr>
            <w:tcW w:w="1175" w:type="dxa"/>
          </w:tcPr>
          <w:p w14:paraId="2E385FCF" w14:textId="73837F09" w:rsidR="00DF238E" w:rsidRPr="00DF238E" w:rsidRDefault="00E345B8" w:rsidP="00393AF0">
            <w:r>
              <w:t>Heat transfer coefficient h ()</w:t>
            </w:r>
          </w:p>
        </w:tc>
        <w:tc>
          <w:tcPr>
            <w:tcW w:w="1175" w:type="dxa"/>
          </w:tcPr>
          <w:p w14:paraId="43C05DFE" w14:textId="77777777" w:rsidR="00DF238E" w:rsidRPr="00DF238E" w:rsidRDefault="00DF238E" w:rsidP="00393AF0"/>
        </w:tc>
        <w:tc>
          <w:tcPr>
            <w:tcW w:w="1175" w:type="dxa"/>
          </w:tcPr>
          <w:p w14:paraId="45E2B24A" w14:textId="13DD08DA" w:rsidR="00DF238E" w:rsidRPr="00DF238E" w:rsidRDefault="00E345B8" w:rsidP="00393AF0">
            <w:r>
              <w:t>Excessive vapor formation</w:t>
            </w:r>
          </w:p>
        </w:tc>
      </w:tr>
      <w:tr w:rsidR="00E81C57" w:rsidRPr="00DF238E" w14:paraId="0B756CBC" w14:textId="77777777" w:rsidTr="00DF238E">
        <w:tc>
          <w:tcPr>
            <w:tcW w:w="1174" w:type="dxa"/>
          </w:tcPr>
          <w:p w14:paraId="5D6DF2EE" w14:textId="32D93027" w:rsidR="00E81C57" w:rsidRPr="00DF238E" w:rsidRDefault="00E81C57" w:rsidP="00393AF0">
            <w:r>
              <w:t>Liquid Nitrogen</w:t>
            </w:r>
          </w:p>
        </w:tc>
        <w:tc>
          <w:tcPr>
            <w:tcW w:w="1174" w:type="dxa"/>
          </w:tcPr>
          <w:p w14:paraId="5E0D8B85" w14:textId="77777777" w:rsidR="00E81C57" w:rsidRDefault="00E81C57" w:rsidP="00393AF0"/>
        </w:tc>
        <w:tc>
          <w:tcPr>
            <w:tcW w:w="1174" w:type="dxa"/>
          </w:tcPr>
          <w:p w14:paraId="48AE5F35" w14:textId="77777777" w:rsidR="00E81C57" w:rsidRDefault="00E81C57" w:rsidP="00393AF0"/>
        </w:tc>
        <w:tc>
          <w:tcPr>
            <w:tcW w:w="1174" w:type="dxa"/>
          </w:tcPr>
          <w:p w14:paraId="648751B0" w14:textId="77777777" w:rsidR="00E81C57" w:rsidRDefault="00E81C57" w:rsidP="00393AF0"/>
        </w:tc>
        <w:tc>
          <w:tcPr>
            <w:tcW w:w="1175" w:type="dxa"/>
          </w:tcPr>
          <w:p w14:paraId="3655BA2F" w14:textId="77777777" w:rsidR="00E81C57" w:rsidRDefault="00E81C57" w:rsidP="00393AF0"/>
        </w:tc>
        <w:tc>
          <w:tcPr>
            <w:tcW w:w="1175" w:type="dxa"/>
          </w:tcPr>
          <w:p w14:paraId="11D47079" w14:textId="77777777" w:rsidR="00E81C57" w:rsidRDefault="00E81C57" w:rsidP="00393AF0"/>
        </w:tc>
        <w:tc>
          <w:tcPr>
            <w:tcW w:w="1175" w:type="dxa"/>
          </w:tcPr>
          <w:p w14:paraId="1DEB8BCE" w14:textId="77777777" w:rsidR="00E81C57" w:rsidRPr="00DF238E" w:rsidRDefault="00E81C57" w:rsidP="00393AF0"/>
        </w:tc>
        <w:tc>
          <w:tcPr>
            <w:tcW w:w="1175" w:type="dxa"/>
          </w:tcPr>
          <w:p w14:paraId="705F1A00" w14:textId="77777777" w:rsidR="00E81C57" w:rsidRDefault="00E81C57" w:rsidP="00393AF0"/>
        </w:tc>
      </w:tr>
      <w:tr w:rsidR="00E81C57" w:rsidRPr="00DF238E" w14:paraId="0E68A900" w14:textId="77777777" w:rsidTr="00DF238E">
        <w:tc>
          <w:tcPr>
            <w:tcW w:w="1174" w:type="dxa"/>
          </w:tcPr>
          <w:p w14:paraId="4673FD97" w14:textId="281016AC" w:rsidR="00E81C57" w:rsidRPr="00DF238E" w:rsidRDefault="00E81C57" w:rsidP="00393AF0">
            <w:r>
              <w:t>Methane</w:t>
            </w:r>
          </w:p>
        </w:tc>
        <w:tc>
          <w:tcPr>
            <w:tcW w:w="1174" w:type="dxa"/>
          </w:tcPr>
          <w:p w14:paraId="6AD470BB" w14:textId="77777777" w:rsidR="00E81C57" w:rsidRDefault="00E81C57" w:rsidP="00393AF0"/>
        </w:tc>
        <w:tc>
          <w:tcPr>
            <w:tcW w:w="1174" w:type="dxa"/>
          </w:tcPr>
          <w:p w14:paraId="72F59ED5" w14:textId="77777777" w:rsidR="00E81C57" w:rsidRDefault="00E81C57" w:rsidP="00393AF0"/>
        </w:tc>
        <w:tc>
          <w:tcPr>
            <w:tcW w:w="1174" w:type="dxa"/>
          </w:tcPr>
          <w:p w14:paraId="53DB369B" w14:textId="77777777" w:rsidR="00E81C57" w:rsidRDefault="00E81C57" w:rsidP="00393AF0"/>
        </w:tc>
        <w:tc>
          <w:tcPr>
            <w:tcW w:w="1175" w:type="dxa"/>
          </w:tcPr>
          <w:p w14:paraId="1BCAC16F" w14:textId="77777777" w:rsidR="00E81C57" w:rsidRDefault="00E81C57" w:rsidP="00393AF0"/>
        </w:tc>
        <w:tc>
          <w:tcPr>
            <w:tcW w:w="1175" w:type="dxa"/>
          </w:tcPr>
          <w:p w14:paraId="4C6B9318" w14:textId="77777777" w:rsidR="00E81C57" w:rsidRDefault="00E81C57" w:rsidP="00393AF0"/>
        </w:tc>
        <w:tc>
          <w:tcPr>
            <w:tcW w:w="1175" w:type="dxa"/>
          </w:tcPr>
          <w:p w14:paraId="55F6DC67" w14:textId="77777777" w:rsidR="00E81C57" w:rsidRPr="00DF238E" w:rsidRDefault="00E81C57" w:rsidP="00393AF0"/>
        </w:tc>
        <w:tc>
          <w:tcPr>
            <w:tcW w:w="1175" w:type="dxa"/>
          </w:tcPr>
          <w:p w14:paraId="7A724FB4" w14:textId="77777777" w:rsidR="00E81C57" w:rsidRDefault="00E81C57" w:rsidP="00393AF0"/>
        </w:tc>
      </w:tr>
      <w:tr w:rsidR="00E345B8" w:rsidRPr="00DF238E" w14:paraId="1BA675AB" w14:textId="77777777" w:rsidTr="00DF238E">
        <w:tc>
          <w:tcPr>
            <w:tcW w:w="1174" w:type="dxa"/>
          </w:tcPr>
          <w:p w14:paraId="09AC0ADA" w14:textId="03E18112" w:rsidR="00DF238E" w:rsidRPr="00DF238E" w:rsidRDefault="00DF238E" w:rsidP="00393AF0">
            <w:r>
              <w:t>Ethane</w:t>
            </w:r>
          </w:p>
        </w:tc>
        <w:tc>
          <w:tcPr>
            <w:tcW w:w="1174" w:type="dxa"/>
          </w:tcPr>
          <w:p w14:paraId="2828F0F0" w14:textId="77777777" w:rsidR="00DF238E" w:rsidRPr="00DF238E" w:rsidRDefault="00DF238E" w:rsidP="00393AF0"/>
        </w:tc>
        <w:tc>
          <w:tcPr>
            <w:tcW w:w="1174" w:type="dxa"/>
          </w:tcPr>
          <w:p w14:paraId="45AFF351" w14:textId="77777777" w:rsidR="00DF238E" w:rsidRPr="00DF238E" w:rsidRDefault="00DF238E" w:rsidP="00393AF0"/>
        </w:tc>
        <w:tc>
          <w:tcPr>
            <w:tcW w:w="1174" w:type="dxa"/>
          </w:tcPr>
          <w:p w14:paraId="0A1632E3" w14:textId="77777777" w:rsidR="00DF238E" w:rsidRPr="00DF238E" w:rsidRDefault="00DF238E" w:rsidP="00393AF0"/>
        </w:tc>
        <w:tc>
          <w:tcPr>
            <w:tcW w:w="1175" w:type="dxa"/>
          </w:tcPr>
          <w:p w14:paraId="10AAD462" w14:textId="77777777" w:rsidR="00DF238E" w:rsidRPr="00DF238E" w:rsidRDefault="00DF238E" w:rsidP="00393AF0"/>
        </w:tc>
        <w:tc>
          <w:tcPr>
            <w:tcW w:w="1175" w:type="dxa"/>
          </w:tcPr>
          <w:p w14:paraId="04A263A2" w14:textId="77777777" w:rsidR="00DF238E" w:rsidRPr="00DF238E" w:rsidRDefault="00DF238E" w:rsidP="00393AF0"/>
        </w:tc>
        <w:tc>
          <w:tcPr>
            <w:tcW w:w="1175" w:type="dxa"/>
          </w:tcPr>
          <w:p w14:paraId="64D501E2" w14:textId="77777777" w:rsidR="00DF238E" w:rsidRPr="00DF238E" w:rsidRDefault="00DF238E" w:rsidP="00393AF0"/>
        </w:tc>
        <w:tc>
          <w:tcPr>
            <w:tcW w:w="1175" w:type="dxa"/>
          </w:tcPr>
          <w:p w14:paraId="5AB6389B" w14:textId="77777777" w:rsidR="00DF238E" w:rsidRPr="00DF238E" w:rsidRDefault="00DF238E" w:rsidP="00393AF0"/>
        </w:tc>
      </w:tr>
      <w:tr w:rsidR="00E345B8" w:rsidRPr="00DF238E" w14:paraId="0E05D259" w14:textId="77777777" w:rsidTr="00DF238E">
        <w:tc>
          <w:tcPr>
            <w:tcW w:w="1174" w:type="dxa"/>
          </w:tcPr>
          <w:p w14:paraId="5BFCCF0D" w14:textId="405B75C2" w:rsidR="00DF238E" w:rsidRPr="00DF238E" w:rsidRDefault="00DF238E" w:rsidP="00393AF0">
            <w:r>
              <w:t>Propane</w:t>
            </w:r>
          </w:p>
        </w:tc>
        <w:tc>
          <w:tcPr>
            <w:tcW w:w="1174" w:type="dxa"/>
          </w:tcPr>
          <w:p w14:paraId="0CA00CD4" w14:textId="77777777" w:rsidR="00DF238E" w:rsidRPr="00DF238E" w:rsidRDefault="00DF238E" w:rsidP="00393AF0"/>
        </w:tc>
        <w:tc>
          <w:tcPr>
            <w:tcW w:w="1174" w:type="dxa"/>
          </w:tcPr>
          <w:p w14:paraId="7318D217" w14:textId="77777777" w:rsidR="00DF238E" w:rsidRPr="00DF238E" w:rsidRDefault="00DF238E" w:rsidP="00393AF0"/>
        </w:tc>
        <w:tc>
          <w:tcPr>
            <w:tcW w:w="1174" w:type="dxa"/>
          </w:tcPr>
          <w:p w14:paraId="1A40BB96" w14:textId="77777777" w:rsidR="00DF238E" w:rsidRPr="00DF238E" w:rsidRDefault="00DF238E" w:rsidP="00393AF0"/>
        </w:tc>
        <w:tc>
          <w:tcPr>
            <w:tcW w:w="1175" w:type="dxa"/>
          </w:tcPr>
          <w:p w14:paraId="40692D74" w14:textId="77777777" w:rsidR="00DF238E" w:rsidRPr="00DF238E" w:rsidRDefault="00DF238E" w:rsidP="00393AF0"/>
        </w:tc>
        <w:tc>
          <w:tcPr>
            <w:tcW w:w="1175" w:type="dxa"/>
          </w:tcPr>
          <w:p w14:paraId="1E018B51" w14:textId="77777777" w:rsidR="00DF238E" w:rsidRPr="00DF238E" w:rsidRDefault="00DF238E" w:rsidP="00393AF0"/>
        </w:tc>
        <w:tc>
          <w:tcPr>
            <w:tcW w:w="1175" w:type="dxa"/>
          </w:tcPr>
          <w:p w14:paraId="3C4A638A" w14:textId="77777777" w:rsidR="00DF238E" w:rsidRPr="00DF238E" w:rsidRDefault="00DF238E" w:rsidP="00393AF0"/>
        </w:tc>
        <w:tc>
          <w:tcPr>
            <w:tcW w:w="1175" w:type="dxa"/>
          </w:tcPr>
          <w:p w14:paraId="0CD9790E" w14:textId="77777777" w:rsidR="00DF238E" w:rsidRPr="00DF238E" w:rsidRDefault="00DF238E" w:rsidP="00393AF0"/>
        </w:tc>
      </w:tr>
      <w:tr w:rsidR="00E345B8" w:rsidRPr="00DF238E" w14:paraId="5F5E427B" w14:textId="77777777" w:rsidTr="00DF238E">
        <w:tc>
          <w:tcPr>
            <w:tcW w:w="1174" w:type="dxa"/>
          </w:tcPr>
          <w:p w14:paraId="10636605" w14:textId="6FAD0B42" w:rsidR="00DF238E" w:rsidRPr="00DF238E" w:rsidRDefault="00DF238E" w:rsidP="00393AF0"/>
        </w:tc>
        <w:tc>
          <w:tcPr>
            <w:tcW w:w="1174" w:type="dxa"/>
          </w:tcPr>
          <w:p w14:paraId="504D7E72" w14:textId="77777777" w:rsidR="00DF238E" w:rsidRPr="00DF238E" w:rsidRDefault="00DF238E" w:rsidP="00393AF0"/>
        </w:tc>
        <w:tc>
          <w:tcPr>
            <w:tcW w:w="1174" w:type="dxa"/>
          </w:tcPr>
          <w:p w14:paraId="47F8B0D5" w14:textId="77777777" w:rsidR="00DF238E" w:rsidRPr="00DF238E" w:rsidRDefault="00DF238E" w:rsidP="00393AF0"/>
        </w:tc>
        <w:tc>
          <w:tcPr>
            <w:tcW w:w="1174" w:type="dxa"/>
          </w:tcPr>
          <w:p w14:paraId="2AA4B7EB" w14:textId="77777777" w:rsidR="00DF238E" w:rsidRPr="00DF238E" w:rsidRDefault="00DF238E" w:rsidP="00393AF0"/>
        </w:tc>
        <w:tc>
          <w:tcPr>
            <w:tcW w:w="1175" w:type="dxa"/>
          </w:tcPr>
          <w:p w14:paraId="0C30725D" w14:textId="77777777" w:rsidR="00DF238E" w:rsidRPr="00DF238E" w:rsidRDefault="00DF238E" w:rsidP="00393AF0"/>
        </w:tc>
        <w:tc>
          <w:tcPr>
            <w:tcW w:w="1175" w:type="dxa"/>
          </w:tcPr>
          <w:p w14:paraId="39A011E8" w14:textId="77777777" w:rsidR="00DF238E" w:rsidRPr="00DF238E" w:rsidRDefault="00DF238E" w:rsidP="00393AF0"/>
        </w:tc>
        <w:tc>
          <w:tcPr>
            <w:tcW w:w="1175" w:type="dxa"/>
          </w:tcPr>
          <w:p w14:paraId="4CDBCCFE" w14:textId="77777777" w:rsidR="00DF238E" w:rsidRPr="00DF238E" w:rsidRDefault="00DF238E" w:rsidP="00393AF0"/>
        </w:tc>
        <w:tc>
          <w:tcPr>
            <w:tcW w:w="1175" w:type="dxa"/>
          </w:tcPr>
          <w:p w14:paraId="275412B4" w14:textId="77777777" w:rsidR="00DF238E" w:rsidRPr="00DF238E" w:rsidRDefault="00DF238E" w:rsidP="00393AF0"/>
        </w:tc>
      </w:tr>
      <w:tr w:rsidR="00E345B8" w:rsidRPr="00DF238E" w14:paraId="218467F0" w14:textId="77777777" w:rsidTr="00DF238E">
        <w:tc>
          <w:tcPr>
            <w:tcW w:w="1174" w:type="dxa"/>
          </w:tcPr>
          <w:p w14:paraId="3E294046" w14:textId="08AA03C4" w:rsidR="00DF238E" w:rsidRPr="00DF238E" w:rsidRDefault="00DF238E" w:rsidP="00393AF0">
            <w:r>
              <w:t>Butane-1-ene</w:t>
            </w:r>
          </w:p>
        </w:tc>
        <w:tc>
          <w:tcPr>
            <w:tcW w:w="1174" w:type="dxa"/>
          </w:tcPr>
          <w:p w14:paraId="4F93A43B" w14:textId="77777777" w:rsidR="00DF238E" w:rsidRPr="00DF238E" w:rsidRDefault="00DF238E" w:rsidP="00393AF0"/>
        </w:tc>
        <w:tc>
          <w:tcPr>
            <w:tcW w:w="1174" w:type="dxa"/>
          </w:tcPr>
          <w:p w14:paraId="6E104D5D" w14:textId="77777777" w:rsidR="00DF238E" w:rsidRPr="00DF238E" w:rsidRDefault="00DF238E" w:rsidP="00393AF0"/>
        </w:tc>
        <w:tc>
          <w:tcPr>
            <w:tcW w:w="1174" w:type="dxa"/>
          </w:tcPr>
          <w:p w14:paraId="0274D223" w14:textId="77777777" w:rsidR="00DF238E" w:rsidRPr="00DF238E" w:rsidRDefault="00DF238E" w:rsidP="00393AF0"/>
        </w:tc>
        <w:tc>
          <w:tcPr>
            <w:tcW w:w="1175" w:type="dxa"/>
          </w:tcPr>
          <w:p w14:paraId="56AE4B2D" w14:textId="77777777" w:rsidR="00DF238E" w:rsidRPr="00DF238E" w:rsidRDefault="00DF238E" w:rsidP="00393AF0"/>
        </w:tc>
        <w:tc>
          <w:tcPr>
            <w:tcW w:w="1175" w:type="dxa"/>
          </w:tcPr>
          <w:p w14:paraId="7786DB9B" w14:textId="77777777" w:rsidR="00DF238E" w:rsidRPr="00DF238E" w:rsidRDefault="00DF238E" w:rsidP="00393AF0"/>
        </w:tc>
        <w:tc>
          <w:tcPr>
            <w:tcW w:w="1175" w:type="dxa"/>
          </w:tcPr>
          <w:p w14:paraId="0BA3CD7C" w14:textId="77777777" w:rsidR="00DF238E" w:rsidRPr="00DF238E" w:rsidRDefault="00DF238E" w:rsidP="00393AF0"/>
        </w:tc>
        <w:tc>
          <w:tcPr>
            <w:tcW w:w="1175" w:type="dxa"/>
          </w:tcPr>
          <w:p w14:paraId="260ED169" w14:textId="77777777" w:rsidR="00DF238E" w:rsidRPr="00DF238E" w:rsidRDefault="00DF238E" w:rsidP="00393AF0"/>
        </w:tc>
      </w:tr>
      <w:tr w:rsidR="00E345B8" w:rsidRPr="00DF238E" w14:paraId="25C4E261" w14:textId="77777777" w:rsidTr="00DF238E">
        <w:tc>
          <w:tcPr>
            <w:tcW w:w="1174" w:type="dxa"/>
          </w:tcPr>
          <w:p w14:paraId="6F941DE7" w14:textId="77777777" w:rsidR="00DF238E" w:rsidRPr="00DF238E" w:rsidRDefault="00DF238E" w:rsidP="00393AF0"/>
        </w:tc>
        <w:tc>
          <w:tcPr>
            <w:tcW w:w="1174" w:type="dxa"/>
          </w:tcPr>
          <w:p w14:paraId="204C1E35" w14:textId="77777777" w:rsidR="00DF238E" w:rsidRPr="00DF238E" w:rsidRDefault="00DF238E" w:rsidP="00393AF0"/>
        </w:tc>
        <w:tc>
          <w:tcPr>
            <w:tcW w:w="1174" w:type="dxa"/>
          </w:tcPr>
          <w:p w14:paraId="232F9153" w14:textId="77777777" w:rsidR="00DF238E" w:rsidRPr="00DF238E" w:rsidRDefault="00DF238E" w:rsidP="00393AF0"/>
        </w:tc>
        <w:tc>
          <w:tcPr>
            <w:tcW w:w="1174" w:type="dxa"/>
          </w:tcPr>
          <w:p w14:paraId="72E6EE39" w14:textId="77777777" w:rsidR="00DF238E" w:rsidRPr="00DF238E" w:rsidRDefault="00DF238E" w:rsidP="00393AF0"/>
        </w:tc>
        <w:tc>
          <w:tcPr>
            <w:tcW w:w="1175" w:type="dxa"/>
          </w:tcPr>
          <w:p w14:paraId="204DEF14" w14:textId="77777777" w:rsidR="00DF238E" w:rsidRPr="00DF238E" w:rsidRDefault="00DF238E" w:rsidP="00393AF0"/>
        </w:tc>
        <w:tc>
          <w:tcPr>
            <w:tcW w:w="1175" w:type="dxa"/>
          </w:tcPr>
          <w:p w14:paraId="68D99B2B" w14:textId="77777777" w:rsidR="00DF238E" w:rsidRPr="00DF238E" w:rsidRDefault="00DF238E" w:rsidP="00393AF0"/>
        </w:tc>
        <w:tc>
          <w:tcPr>
            <w:tcW w:w="1175" w:type="dxa"/>
          </w:tcPr>
          <w:p w14:paraId="7F22B6B4" w14:textId="77777777" w:rsidR="00DF238E" w:rsidRPr="00DF238E" w:rsidRDefault="00DF238E" w:rsidP="00393AF0"/>
        </w:tc>
        <w:tc>
          <w:tcPr>
            <w:tcW w:w="1175" w:type="dxa"/>
          </w:tcPr>
          <w:p w14:paraId="71C821C8" w14:textId="77777777" w:rsidR="00DF238E" w:rsidRPr="00DF238E" w:rsidRDefault="00DF238E" w:rsidP="00393AF0"/>
        </w:tc>
      </w:tr>
      <w:tr w:rsidR="00E345B8" w:rsidRPr="00DF238E" w14:paraId="0C670F13" w14:textId="77777777" w:rsidTr="00DF238E">
        <w:tc>
          <w:tcPr>
            <w:tcW w:w="1174" w:type="dxa"/>
          </w:tcPr>
          <w:p w14:paraId="0D2D6C4C" w14:textId="77777777" w:rsidR="00DF238E" w:rsidRPr="00DF238E" w:rsidRDefault="00DF238E" w:rsidP="00393AF0"/>
        </w:tc>
        <w:tc>
          <w:tcPr>
            <w:tcW w:w="1174" w:type="dxa"/>
          </w:tcPr>
          <w:p w14:paraId="22A056E9" w14:textId="77777777" w:rsidR="00DF238E" w:rsidRPr="00DF238E" w:rsidRDefault="00DF238E" w:rsidP="00393AF0"/>
        </w:tc>
        <w:tc>
          <w:tcPr>
            <w:tcW w:w="1174" w:type="dxa"/>
          </w:tcPr>
          <w:p w14:paraId="7C32DE11" w14:textId="77777777" w:rsidR="00DF238E" w:rsidRPr="00DF238E" w:rsidRDefault="00DF238E" w:rsidP="00393AF0"/>
        </w:tc>
        <w:tc>
          <w:tcPr>
            <w:tcW w:w="1174" w:type="dxa"/>
          </w:tcPr>
          <w:p w14:paraId="467E1F92" w14:textId="77777777" w:rsidR="00DF238E" w:rsidRPr="00DF238E" w:rsidRDefault="00DF238E" w:rsidP="00393AF0"/>
        </w:tc>
        <w:tc>
          <w:tcPr>
            <w:tcW w:w="1175" w:type="dxa"/>
          </w:tcPr>
          <w:p w14:paraId="6F8E055E" w14:textId="77777777" w:rsidR="00DF238E" w:rsidRPr="00DF238E" w:rsidRDefault="00DF238E" w:rsidP="00393AF0"/>
        </w:tc>
        <w:tc>
          <w:tcPr>
            <w:tcW w:w="1175" w:type="dxa"/>
          </w:tcPr>
          <w:p w14:paraId="3670E57A" w14:textId="77777777" w:rsidR="00DF238E" w:rsidRPr="00DF238E" w:rsidRDefault="00DF238E" w:rsidP="00393AF0"/>
        </w:tc>
        <w:tc>
          <w:tcPr>
            <w:tcW w:w="1175" w:type="dxa"/>
          </w:tcPr>
          <w:p w14:paraId="24205CC1" w14:textId="77777777" w:rsidR="00DF238E" w:rsidRPr="00DF238E" w:rsidRDefault="00DF238E" w:rsidP="00393AF0"/>
        </w:tc>
        <w:tc>
          <w:tcPr>
            <w:tcW w:w="1175" w:type="dxa"/>
          </w:tcPr>
          <w:p w14:paraId="08930D04" w14:textId="77777777" w:rsidR="00DF238E" w:rsidRPr="00DF238E" w:rsidRDefault="00DF238E" w:rsidP="00393AF0"/>
        </w:tc>
      </w:tr>
    </w:tbl>
    <w:p w14:paraId="4384CAFF" w14:textId="249788AF" w:rsidR="00DF238E" w:rsidRDefault="00DF238E" w:rsidP="00393AF0"/>
    <w:p w14:paraId="64635B91" w14:textId="38EA3A35" w:rsidR="00DF238E" w:rsidRPr="00DF238E" w:rsidRDefault="00DF238E" w:rsidP="00393AF0">
      <w:r>
        <w:t>Ethane, propane, butane-1-ene investigated by …</w:t>
      </w:r>
    </w:p>
    <w:p w14:paraId="5B431F03" w14:textId="39099540" w:rsidR="00393AF0" w:rsidRDefault="00393AF0" w:rsidP="00AE498A"/>
    <w:p w14:paraId="49E75111" w14:textId="77777777" w:rsidR="00DF238E" w:rsidRDefault="00DF238E" w:rsidP="00DF238E">
      <w:r>
        <w:t>Ethane has a similar cooling rate to propane (2.6 * 10</w:t>
      </w:r>
      <w:r w:rsidRPr="005C392E">
        <w:rPr>
          <w:vertAlign w:val="superscript"/>
        </w:rPr>
        <w:t>5</w:t>
      </w:r>
      <w:r>
        <w:t xml:space="preserve"> K/s) but a lower Boiling point (184 K vs 231 K), which makes it less likely to leave any residue in the vitrified samples (47). It is our aim to adapt this method to produce HGW particles for laboratory astrophysics and planet formation experiments and this will be described in the following sections. </w:t>
      </w:r>
    </w:p>
    <w:p w14:paraId="3FAF85F3" w14:textId="77777777" w:rsidR="00393AF0" w:rsidRPr="00AE498A" w:rsidRDefault="00393AF0" w:rsidP="00AE498A"/>
    <w:p w14:paraId="1DDD13A1" w14:textId="7131CB1F" w:rsidR="00495EED" w:rsidRDefault="00495EED" w:rsidP="001E29F3">
      <w:pPr>
        <w:pStyle w:val="Heading2"/>
      </w:pPr>
    </w:p>
    <w:p w14:paraId="1E4A5674" w14:textId="013D43B7" w:rsidR="00825B07" w:rsidRPr="00825B07" w:rsidRDefault="00AE498A" w:rsidP="00AE498A">
      <w:pPr>
        <w:pStyle w:val="Heading2"/>
        <w:ind w:firstLine="720"/>
      </w:pPr>
      <w:r>
        <w:t xml:space="preserve">5.3. </w:t>
      </w:r>
      <w:r w:rsidR="00825B07">
        <w:t>Proof of concept experiment</w:t>
      </w:r>
    </w:p>
    <w:p w14:paraId="56D5CA04" w14:textId="77777777" w:rsidR="000D5E23" w:rsidRPr="000D5E23" w:rsidRDefault="000D5E23" w:rsidP="000D5E23"/>
    <w:p w14:paraId="2EF7207E" w14:textId="0F1E7D86" w:rsidR="000D5E23" w:rsidRDefault="000D5E23" w:rsidP="000D5E23">
      <w:pPr>
        <w:rPr>
          <w:rStyle w:val="CitationThesisCar"/>
        </w:rPr>
      </w:pPr>
      <w:r>
        <w:t>The overall aim</w:t>
      </w:r>
      <w:r w:rsidR="00C37B44">
        <w:t xml:space="preserve"> of this experiment</w:t>
      </w:r>
      <w:r>
        <w:t xml:space="preserve"> is to produce and introduce </w:t>
      </w:r>
      <w:r>
        <w:rPr>
          <w:rFonts w:cstheme="minorHAnsi"/>
        </w:rPr>
        <w:t>µ</w:t>
      </w:r>
      <w:r>
        <w:t xml:space="preserve">m size water droplets into </w:t>
      </w:r>
      <w:r w:rsidR="007C06F3">
        <w:t>a liquid cryogen</w:t>
      </w:r>
      <w:r>
        <w:t xml:space="preserve"> maintained at cold temperature to vitrify them</w:t>
      </w:r>
      <w:r w:rsidR="007C06F3">
        <w:t xml:space="preserve"> similarly to the</w:t>
      </w:r>
      <w:r>
        <w:t xml:space="preserve"> spray</w:t>
      </w:r>
      <w:r w:rsidR="00DF238E">
        <w:t>-</w:t>
      </w:r>
      <w:r>
        <w:t>freez</w:t>
      </w:r>
      <w:r w:rsidR="00DF238E">
        <w:t>e-etching</w:t>
      </w:r>
      <w:r>
        <w:t xml:space="preserve"> method developed by Bachman </w:t>
      </w:r>
      <w:r w:rsidRPr="00FF46EE">
        <w:rPr>
          <w:rStyle w:val="CitationThesisCar"/>
        </w:rPr>
        <w:fldChar w:fldCharType="begin"/>
      </w:r>
      <w:r w:rsidR="00C86E11" w:rsidRPr="00FF46EE">
        <w:rPr>
          <w:rStyle w:val="CitationThesisCar"/>
        </w:rPr>
        <w:instrText xml:space="preserve"> ADDIN ZOTERO_ITEM CSL_CITATION {"citationID":"c4KkCJ23","properties":{"formattedCitation":"(Bachmann and Schmitt 1971)","plainCitation":"(Bachmann and Schmitt 1971)","noteIndex":0},"citationItems":[{"id":25,"uris":["http://zotero.org/users/5725005/items/4GSQA2CD"],"uri":["http://zotero.org/users/5725005/items/4GSQA2CD"],"itemData":{"id":25,"type":"article-journal","abstract":"Freeze etching of solute model systems (e.g., glycerol or ferritin solutions) demonstrates that cryofixation can introduce serious artifacts due to the segregation of the dissolved or dispersed material from the solvent. Since, in principle, this problem can be reduced by increasing the cooling rate, a new technique has been developed which combines spray freezing with freeze etching. This spray-freeze-etching is applied by first spraying the specimen into a liquid cryomedium. The frozen droplets are then \"glued\" together with butylbenzene to form a regular freeze-etch specimen, while the temperature of the sample is kept at -850C. The results obtained by spray-freeze-etching are far superior to those obtained by standard freezing. Our results, using 5% glycerol as a test specimen, are equivalent to those obtained by the high-pressure method (1). The reduction of segregation during freezing makes freeze etching a method applicable for the investigation of solute systems. Furthermore, the study of unicellular organisms or cellular fractions by freeze etching without the use of antifreeze is made possible.","container-title":"Proceedings of the National Academy of Sciences","DOI":"10.1073/pnas.68.9.2149","ISSN":"0027-8424, 1091-6490","issue":"9","journalAbbreviation":"Proceedings of the National Academy of Sciences","language":"en","page":"2149-2152","source":"DOI.org (Crossref)","title":"Improved Cryofixation Applicable to Freeze Etching","volume":"68","author":[{"family":"Bachmann","given":"L."},{"family":"Schmitt","given":"W. W."}],"issued":{"date-parts":[["1971",9,1]]}}}],"schema":"https://github.com/citation-style-language/schema/raw/master/csl-citation.json"} </w:instrText>
      </w:r>
      <w:r w:rsidRPr="00FF46EE">
        <w:rPr>
          <w:rStyle w:val="CitationThesisCar"/>
        </w:rPr>
        <w:fldChar w:fldCharType="separate"/>
      </w:r>
      <w:r w:rsidR="00C86E11" w:rsidRPr="00FF46EE">
        <w:rPr>
          <w:rStyle w:val="CitationThesisCar"/>
        </w:rPr>
        <w:t>(Bachmann and Schmitt 1971)</w:t>
      </w:r>
      <w:r w:rsidRPr="00FF46EE">
        <w:rPr>
          <w:rStyle w:val="CitationThesisCar"/>
        </w:rPr>
        <w:fldChar w:fldCharType="end"/>
      </w:r>
      <w:r w:rsidR="007C06F3">
        <w:t xml:space="preserve"> with the difference that ethane is used as cryogen and not propane</w:t>
      </w:r>
      <w:r w:rsidR="00FF46EE">
        <w:t xml:space="preserve">, as being done by Mayer </w:t>
      </w:r>
      <w:r w:rsidR="00FF46EE" w:rsidRPr="00FF46EE">
        <w:rPr>
          <w:rStyle w:val="CitationThesisCar"/>
        </w:rPr>
        <w:fldChar w:fldCharType="begin"/>
      </w:r>
      <w:r w:rsidR="00FF46EE" w:rsidRPr="00FF46EE">
        <w:rPr>
          <w:rStyle w:val="CitationThesisCar"/>
        </w:rPr>
        <w:instrText xml:space="preserve"> ADDIN ZOTERO_ITEM CSL_CITATION {"citationID":"GWTbHkGr","properties":{"formattedCitation":"(Mayer and Br\\uc0\\u252{}ggeller 1982)","plainCitation":"(Mayer and Brüggeller 1982)","noteIndex":0},"citationItems":[{"id":116,"uris":["http://zotero.org/users/5725005/items/B2AJEGLF"],"uri":["http://zotero.org/users/5725005/items/B2AJEGLF"],"itemData":{"id":116,"type":"article-journal","container-title":"Nature","DOI":"10.1038/298715a0","ISSN":"0028-0836, 1476-4687","issue":"5876","journalAbbreviation":"Nature","language":"en","page":"715-718","source":"DOI.org (Crossref)","title":"Vitrification of pure liquid water by high pressure jet freezing","volume":"298","author":[{"family":"Mayer","given":"Erwin"},{"family":"Brüggeller","given":"Peter"}],"issued":{"date-parts":[["1982",8]]}}}],"schema":"https://github.com/citation-style-language/schema/raw/master/csl-citation.json"} </w:instrText>
      </w:r>
      <w:r w:rsidR="00FF46EE" w:rsidRPr="00FF46EE">
        <w:rPr>
          <w:rStyle w:val="CitationThesisCar"/>
        </w:rPr>
        <w:fldChar w:fldCharType="separate"/>
      </w:r>
      <w:r w:rsidR="00FF46EE" w:rsidRPr="00FF46EE">
        <w:rPr>
          <w:rStyle w:val="CitationThesisCar"/>
        </w:rPr>
        <w:t>(Mayer and Brüggeller 1982)</w:t>
      </w:r>
      <w:r w:rsidR="00FF46EE" w:rsidRPr="00FF46EE">
        <w:rPr>
          <w:rStyle w:val="CitationThesisCar"/>
        </w:rPr>
        <w:fldChar w:fldCharType="end"/>
      </w:r>
      <w:r w:rsidR="00DF238E">
        <w:rPr>
          <w:rStyle w:val="CitationThesisCar"/>
        </w:rPr>
        <w:t xml:space="preserve">. </w:t>
      </w:r>
      <w:r w:rsidR="00160046">
        <w:rPr>
          <w:rStyle w:val="CitationThesisCar"/>
        </w:rPr>
        <w:t xml:space="preserve"> </w:t>
      </w:r>
    </w:p>
    <w:p w14:paraId="64946120" w14:textId="2B5EF44C" w:rsidR="00DF238E" w:rsidRDefault="00DF238E" w:rsidP="000D5E23">
      <w:pPr>
        <w:rPr>
          <w:rStyle w:val="CitationThesisCar"/>
        </w:rPr>
      </w:pPr>
    </w:p>
    <w:p w14:paraId="74CEE21F" w14:textId="77777777" w:rsidR="00DF238E" w:rsidRDefault="00DF238E" w:rsidP="000D5E23">
      <w:pPr>
        <w:rPr>
          <w:rStyle w:val="CitationThesisCar"/>
        </w:rPr>
      </w:pPr>
    </w:p>
    <w:p w14:paraId="0771EA00" w14:textId="77777777" w:rsidR="00C37B44" w:rsidRDefault="00160046" w:rsidP="000D5E23">
      <w:pPr>
        <w:rPr>
          <w:rStyle w:val="CitationThesisCar"/>
          <w:color w:val="FF0000"/>
        </w:rPr>
      </w:pPr>
      <w:r w:rsidRPr="00160046">
        <w:rPr>
          <w:rStyle w:val="CitationThesisCar"/>
          <w:color w:val="FF0000"/>
        </w:rPr>
        <w:lastRenderedPageBreak/>
        <w:t>Water droplet production</w:t>
      </w:r>
      <w:r w:rsidR="00DF238E">
        <w:rPr>
          <w:rStyle w:val="CitationThesisCar"/>
          <w:color w:val="FF0000"/>
        </w:rPr>
        <w:t xml:space="preserve"> </w:t>
      </w:r>
      <w:r w:rsidR="00DF238E" w:rsidRPr="00DF238E">
        <w:rPr>
          <w:rStyle w:val="CitationThesisCar"/>
          <w:color w:val="FF0000"/>
        </w:rPr>
        <w:sym w:font="Wingdings" w:char="F0E0"/>
      </w:r>
      <w:r w:rsidR="00DF238E">
        <w:rPr>
          <w:rStyle w:val="CitationThesisCar"/>
          <w:color w:val="FF0000"/>
        </w:rPr>
        <w:t xml:space="preserve"> 3D spherical samples. </w:t>
      </w:r>
    </w:p>
    <w:p w14:paraId="35CC47D3" w14:textId="4BA64F84" w:rsidR="00160046" w:rsidRPr="00DF238E" w:rsidRDefault="00DF238E" w:rsidP="000D5E23">
      <w:r>
        <w:rPr>
          <w:rStyle w:val="CitationThesisCar"/>
          <w:color w:val="auto"/>
        </w:rPr>
        <w:t>Cryo-SEM sample prep</w:t>
      </w:r>
      <w:r w:rsidR="00C37B44">
        <w:rPr>
          <w:rStyle w:val="CitationThesisCar"/>
          <w:color w:val="auto"/>
        </w:rPr>
        <w:t>aration</w:t>
      </w:r>
      <w:r>
        <w:rPr>
          <w:rStyle w:val="CitationThesisCar"/>
          <w:color w:val="auto"/>
        </w:rPr>
        <w:t xml:space="preserve"> usually require</w:t>
      </w:r>
      <w:r w:rsidR="00C37B44">
        <w:rPr>
          <w:rStyle w:val="CitationThesisCar"/>
          <w:color w:val="auto"/>
        </w:rPr>
        <w:t>s</w:t>
      </w:r>
      <w:r>
        <w:rPr>
          <w:rStyle w:val="CitationThesisCar"/>
          <w:color w:val="auto"/>
        </w:rPr>
        <w:t xml:space="preserve"> cooling of a sample holder (holding the sample)</w:t>
      </w:r>
      <w:r w:rsidR="00FC0006">
        <w:rPr>
          <w:rStyle w:val="CitationThesisCar"/>
          <w:color w:val="auto"/>
        </w:rPr>
        <w:t xml:space="preserve"> </w:t>
      </w:r>
      <w:r w:rsidR="00FC0006" w:rsidRPr="00FC0006">
        <w:rPr>
          <w:rStyle w:val="CitationThesisCar"/>
        </w:rPr>
        <w:t>(citation)</w:t>
      </w:r>
      <w:r w:rsidR="00FC0006">
        <w:rPr>
          <w:rStyle w:val="CitationThesisCar"/>
        </w:rPr>
        <w:t xml:space="preserve">, </w:t>
      </w:r>
      <w:r w:rsidR="00FC0006" w:rsidRPr="00FC0006">
        <w:t>to be</w:t>
      </w:r>
      <w:r w:rsidR="00FC0006">
        <w:rPr>
          <w:rStyle w:val="CitationThesisCar"/>
        </w:rPr>
        <w:t xml:space="preserve"> </w:t>
      </w:r>
      <w:r w:rsidR="00FC0006" w:rsidRPr="00FC0006">
        <w:t>subsequently introduced into the microscope without further manipulation</w:t>
      </w:r>
      <w:r w:rsidRPr="00FC0006">
        <w:t>.</w:t>
      </w:r>
      <w:r>
        <w:rPr>
          <w:rStyle w:val="CitationThesisCar"/>
          <w:color w:val="auto"/>
        </w:rPr>
        <w:t xml:space="preserve"> </w:t>
      </w:r>
      <w:r w:rsidR="00C37B44">
        <w:rPr>
          <w:rStyle w:val="CitationThesisCar"/>
          <w:color w:val="auto"/>
        </w:rPr>
        <w:t>The</w:t>
      </w:r>
      <w:r>
        <w:rPr>
          <w:rStyle w:val="CitationThesisCar"/>
          <w:color w:val="auto"/>
        </w:rPr>
        <w:t xml:space="preserve"> method </w:t>
      </w:r>
      <w:r w:rsidR="00C37B44">
        <w:rPr>
          <w:rStyle w:val="CitationThesisCar"/>
          <w:color w:val="auto"/>
        </w:rPr>
        <w:t xml:space="preserve">used in this proof of concept experiment </w:t>
      </w:r>
      <w:r w:rsidR="00FC0006">
        <w:rPr>
          <w:rStyle w:val="CitationThesisCar"/>
          <w:color w:val="auto"/>
        </w:rPr>
        <w:t xml:space="preserve">work towards direct </w:t>
      </w:r>
      <w:r w:rsidR="00E93D51">
        <w:rPr>
          <w:rStyle w:val="CitationThesisCar"/>
          <w:color w:val="auto"/>
        </w:rPr>
        <w:t xml:space="preserve">freezing into the cryogen of a large number of </w:t>
      </w:r>
      <w:r>
        <w:rPr>
          <w:rStyle w:val="CitationThesisCar"/>
          <w:color w:val="auto"/>
        </w:rPr>
        <w:t>sample</w:t>
      </w:r>
      <w:r w:rsidR="00E93D51">
        <w:rPr>
          <w:rStyle w:val="CitationThesisCar"/>
          <w:color w:val="auto"/>
        </w:rPr>
        <w:t xml:space="preserve">s </w:t>
      </w:r>
      <w:r w:rsidR="00E93D51" w:rsidRPr="00E93D51">
        <w:rPr>
          <w:rStyle w:val="CitationThesisCar"/>
          <w:color w:val="FF0000"/>
        </w:rPr>
        <w:t>(calculation of number of individual µm droplets from 10 ml)</w:t>
      </w:r>
      <w:r w:rsidR="00E93D51">
        <w:rPr>
          <w:rStyle w:val="CitationThesisCar"/>
          <w:color w:val="auto"/>
        </w:rPr>
        <w:t>, prior to storage in liquid nitrogen for future manipulation or characterization.</w:t>
      </w:r>
      <w:r w:rsidRPr="00E93D51">
        <w:rPr>
          <w:rStyle w:val="CitationThesisCar"/>
          <w:color w:val="FF0000"/>
        </w:rPr>
        <w:t xml:space="preserve"> </w:t>
      </w:r>
      <w:r w:rsidR="00585816">
        <w:rPr>
          <w:rStyle w:val="CitationThesisCar"/>
          <w:color w:val="auto"/>
        </w:rPr>
        <w:t>This imply</w:t>
      </w:r>
      <w:r>
        <w:rPr>
          <w:rStyle w:val="CitationThesisCar"/>
          <w:color w:val="auto"/>
        </w:rPr>
        <w:t xml:space="preserve"> </w:t>
      </w:r>
      <w:r w:rsidR="00585816">
        <w:rPr>
          <w:rStyle w:val="CitationThesisCar"/>
          <w:color w:val="auto"/>
        </w:rPr>
        <w:t xml:space="preserve">the design of </w:t>
      </w:r>
      <w:r>
        <w:rPr>
          <w:rStyle w:val="CitationThesisCar"/>
          <w:color w:val="auto"/>
        </w:rPr>
        <w:t xml:space="preserve">a </w:t>
      </w:r>
      <w:r w:rsidR="00585816">
        <w:rPr>
          <w:rStyle w:val="CitationThesisCar"/>
          <w:color w:val="auto"/>
        </w:rPr>
        <w:t>“</w:t>
      </w:r>
      <w:r>
        <w:rPr>
          <w:rStyle w:val="CitationThesisCar"/>
          <w:color w:val="auto"/>
        </w:rPr>
        <w:t>recovery method</w:t>
      </w:r>
      <w:r w:rsidR="00585816">
        <w:rPr>
          <w:rStyle w:val="CitationThesisCar"/>
          <w:color w:val="auto"/>
        </w:rPr>
        <w:t>”</w:t>
      </w:r>
      <w:r>
        <w:rPr>
          <w:rStyle w:val="CitationThesisCar"/>
          <w:color w:val="auto"/>
        </w:rPr>
        <w:t xml:space="preserve"> </w:t>
      </w:r>
      <w:r w:rsidR="00585816">
        <w:rPr>
          <w:rStyle w:val="CitationThesisCar"/>
          <w:color w:val="auto"/>
        </w:rPr>
        <w:t>to retrieve and separate the water ice particles from the cryogen (liquid ethane).</w:t>
      </w:r>
    </w:p>
    <w:p w14:paraId="13AE41E9" w14:textId="77777777" w:rsidR="00635951" w:rsidRDefault="00635951" w:rsidP="000D5E23"/>
    <w:p w14:paraId="6EFB926F" w14:textId="6FCC419C" w:rsidR="00EF3279" w:rsidRDefault="00AE498A" w:rsidP="00AE498A">
      <w:pPr>
        <w:pStyle w:val="Heading3"/>
        <w:ind w:left="720" w:firstLine="720"/>
      </w:pPr>
      <w:r>
        <w:t xml:space="preserve">5.3.1. </w:t>
      </w:r>
      <w:r w:rsidR="00EF3279">
        <w:t>Safety consideration</w:t>
      </w:r>
    </w:p>
    <w:p w14:paraId="25749D7C" w14:textId="77777777" w:rsidR="00EF3279" w:rsidRDefault="00EF3279" w:rsidP="007C06F3"/>
    <w:p w14:paraId="1FD54FB6" w14:textId="3925D433" w:rsidR="00A1427F" w:rsidRDefault="000D5E23" w:rsidP="00A1427F">
      <w:r>
        <w:t>Ethane is a flammable gas and for that reason, the experiment has thus to be handled in a Glove Box</w:t>
      </w:r>
      <w:r w:rsidR="007C06F3">
        <w:t xml:space="preserve"> (GB)</w:t>
      </w:r>
      <w:r>
        <w:t xml:space="preserve"> to avoid the dispersion of ethane into the laboratory. </w:t>
      </w:r>
      <w:r w:rsidRPr="000D5E23">
        <w:t xml:space="preserve">The glove box is continuously purged with dry nitrogen gas to decrease the amount of </w:t>
      </w:r>
      <w:r w:rsidR="000F6150">
        <w:t>o</w:t>
      </w:r>
      <w:r w:rsidRPr="000D5E23">
        <w:t>xygen, thus getting below the lower flammability limit of ethane</w:t>
      </w:r>
      <w:r w:rsidR="00225BAF">
        <w:t xml:space="preserve">, </w:t>
      </w:r>
      <w:r w:rsidRPr="000D5E23">
        <w:t>3 % at atmospheric pressure</w:t>
      </w:r>
      <w:r w:rsidR="00813456">
        <w:t xml:space="preserve"> </w:t>
      </w:r>
      <w:r w:rsidR="003D2842" w:rsidRPr="00225BAF">
        <w:rPr>
          <w:rStyle w:val="CitationThesisCar"/>
        </w:rPr>
        <w:fldChar w:fldCharType="begin"/>
      </w:r>
      <w:r w:rsidR="00C86E11" w:rsidRPr="00225BAF">
        <w:rPr>
          <w:rStyle w:val="CitationThesisCar"/>
        </w:rPr>
        <w:instrText xml:space="preserve"> ADDIN ZOTERO_ITEM CSL_CITATION {"citationID":"K4IE97k6","properties":{"formattedCitation":"(Le, Liu, and Mannan 2013)","plainCitation":"(Le, Liu, and Mannan 2013)","noteIndex":0},"citationItems":[{"id":122,"uris":["http://zotero.org/users/5725005/items/I3XYWTWM"],"uri":["http://zotero.org/users/5725005/items/I3XYWTWM"],"itemData":{"id":122,"type":"article-journal","abstract":"The knowledge of ﬂammability limits is essential in the prevention of ﬁre/explosion when handling combustible gases and vapors. In this study, the lower ﬂammability limits (LFLs) of hydrogen−air, methane−air, ethane−air, n-butane−air, and ethylene−air were measured in a closed cylindrical vessel (inner diameter 10.22 cm, length 100 cm) with upward ﬂame propagation, at room temperature (20 °C) and initial pressure of 1.0, 0.7, 0.5, 0.3, and 0.1 atm. The LFL of hydrogen initially decreased with pressure from 1.0 to 0.3 atm, and then the LFL increased with the further decrease of pressure. In contrast, the LFLs of the hydrocarbons increased when the pressure decreased from 1.0 to 0.1 atm, except for methane for which the LFL did not change with pressure. The adiabatic ﬂame temperatures (AFTs) at the obtained LFL concentrations of hydrogen and the hydrocarbons were also calculated at subatmospheric pressure conditions. The behaviors of the AFTs of hydrogen and the hydrocarbons were similar to those of the LFLs under the inﬂuence of low pressures. On average, at initial pressures from 1.0 to 0.1 atm and LFL concentration, the AFT of hydrogen was 730 K, of the alkanes was 1900 K, and of ethylene was 1800 K. On the basis of the LFLs and AFTs, the risk/hazard associated with ﬁre/explosion of hydrogen and the hydrocarbons at subatmospheric pressures was also discussed.","container-title":"Industrial &amp; Engineering Chemistry Research","DOI":"10.1021/ie302504h","ISSN":"0888-5885, 1520-5045","issue":"3","journalAbbreviation":"Ind. Eng. Chem. Res.","language":"en","page":"1372-1378","source":"DOI.org (Crossref)","title":"Lower Flammability Limits of Hydrogen and Light Hydrocarbons at Subatmospheric Pressures","volume":"52","author":[{"family":"Le","given":"Hai"},{"family":"Liu","given":"Yi"},{"family":"Mannan","given":"M. Sam"}],"issued":{"date-parts":[["2013",1,23]]}}}],"schema":"https://github.com/citation-style-language/schema/raw/master/csl-citation.json"} </w:instrText>
      </w:r>
      <w:r w:rsidR="003D2842" w:rsidRPr="00225BAF">
        <w:rPr>
          <w:rStyle w:val="CitationThesisCar"/>
        </w:rPr>
        <w:fldChar w:fldCharType="separate"/>
      </w:r>
      <w:r w:rsidR="00C86E11" w:rsidRPr="00225BAF">
        <w:rPr>
          <w:rStyle w:val="CitationThesisCar"/>
        </w:rPr>
        <w:t>(Le, Liu, and Mannan 2013)</w:t>
      </w:r>
      <w:r w:rsidR="003D2842" w:rsidRPr="00225BAF">
        <w:rPr>
          <w:rStyle w:val="CitationThesisCar"/>
        </w:rPr>
        <w:fldChar w:fldCharType="end"/>
      </w:r>
      <w:r w:rsidR="003D2842">
        <w:t>.</w:t>
      </w:r>
      <w:r w:rsidR="007C06F3">
        <w:t xml:space="preserve"> This</w:t>
      </w:r>
      <w:r w:rsidR="00225BAF">
        <w:t xml:space="preserve"> also prevents </w:t>
      </w:r>
      <w:r w:rsidR="007C06F3">
        <w:t xml:space="preserve">contamination of water </w:t>
      </w:r>
      <w:r w:rsidR="004B2EB5">
        <w:t xml:space="preserve">moisture </w:t>
      </w:r>
      <w:r w:rsidR="007C06F3">
        <w:t>from the atmosphere, which is necessary as some of the experiments are performed using heavy water (D</w:t>
      </w:r>
      <w:r w:rsidR="007C06F3" w:rsidRPr="00225BAF">
        <w:rPr>
          <w:vertAlign w:val="subscript"/>
        </w:rPr>
        <w:t>2</w:t>
      </w:r>
      <w:r w:rsidR="007C06F3">
        <w:t xml:space="preserve">O). </w:t>
      </w:r>
      <w:r w:rsidR="005C392E">
        <w:t>I</w:t>
      </w:r>
      <w:r w:rsidR="007C06F3" w:rsidRPr="007C06F3">
        <w:t xml:space="preserve"> have also taken the utmost care to minimize potential spark sources by having no electrical devices within the </w:t>
      </w:r>
      <w:r w:rsidR="005C392E">
        <w:t>g</w:t>
      </w:r>
      <w:r w:rsidR="007C06F3" w:rsidRPr="007C06F3">
        <w:t xml:space="preserve">love box </w:t>
      </w:r>
      <w:r w:rsidR="007C06F3">
        <w:t>and</w:t>
      </w:r>
      <w:r w:rsidR="007C06F3" w:rsidRPr="007C06F3">
        <w:t xml:space="preserve"> earthing all the outer metal parts. Also, the </w:t>
      </w:r>
      <w:r w:rsidR="005C392E">
        <w:t>g</w:t>
      </w:r>
      <w:r w:rsidR="007C06F3" w:rsidRPr="007C06F3">
        <w:t>loves are made of butadyl, a static dissipative material.</w:t>
      </w:r>
      <w:r w:rsidR="00A1427F">
        <w:t xml:space="preserve"> Overall, after filling a Sevron Risk Assessment RA816548 </w:t>
      </w:r>
      <w:r w:rsidR="00A1427F" w:rsidRPr="00A1427F">
        <w:rPr>
          <w:color w:val="FF0000"/>
        </w:rPr>
        <w:t>(Annex?)</w:t>
      </w:r>
      <w:r w:rsidR="00A1427F">
        <w:t xml:space="preserve">, the risk is evaluated as low. </w:t>
      </w:r>
    </w:p>
    <w:p w14:paraId="16D0A073" w14:textId="6335F05E" w:rsidR="00985144" w:rsidRDefault="00985144" w:rsidP="00A1427F"/>
    <w:p w14:paraId="48C1E4F4" w14:textId="77777777" w:rsidR="00985144" w:rsidRDefault="00985144" w:rsidP="007C06F3"/>
    <w:p w14:paraId="5A29A853" w14:textId="23019B0C" w:rsidR="00216E5D" w:rsidRDefault="000211DA" w:rsidP="000211DA">
      <w:pPr>
        <w:pStyle w:val="Heading3"/>
        <w:ind w:left="720" w:firstLine="720"/>
      </w:pPr>
      <w:r>
        <w:t xml:space="preserve">5.3.2. </w:t>
      </w:r>
      <w:r w:rsidR="00985144">
        <w:t>Design and operation</w:t>
      </w:r>
    </w:p>
    <w:p w14:paraId="7C41EA3B" w14:textId="7F1452FD" w:rsidR="00985144" w:rsidRDefault="00985144" w:rsidP="00985144"/>
    <w:p w14:paraId="62374350" w14:textId="5E079D5E" w:rsidR="002A525F" w:rsidRDefault="00225BAF" w:rsidP="00225BAF">
      <w:pPr>
        <w:rPr>
          <w:ins w:id="0" w:author="Anita.Dawes" w:date="2020-06-25T15:38:00Z"/>
        </w:rPr>
      </w:pPr>
      <w:r>
        <w:t>Figure 1 show</w:t>
      </w:r>
      <w:ins w:id="1" w:author="Anita.Dawes" w:date="2020-06-25T15:50:00Z">
        <w:r w:rsidR="00523FDA">
          <w:t>s</w:t>
        </w:r>
      </w:ins>
      <w:r>
        <w:t xml:space="preserve"> the overall proof of concept experimental setup</w:t>
      </w:r>
      <w:ins w:id="2" w:author="Anita.Dawes" w:date="2020-06-25T15:53:00Z">
        <w:r w:rsidR="00523FDA">
          <w:t xml:space="preserve">, which will be </w:t>
        </w:r>
      </w:ins>
      <w:ins w:id="3" w:author="Anita.Dawes" w:date="2020-06-25T15:54:00Z">
        <w:r w:rsidR="00523FDA">
          <w:t xml:space="preserve">described in detail </w:t>
        </w:r>
      </w:ins>
      <w:ins w:id="4" w:author="Anita.Dawes" w:date="2020-06-25T16:09:00Z">
        <w:r w:rsidR="00710A58">
          <w:t>in this section</w:t>
        </w:r>
      </w:ins>
      <w:ins w:id="5" w:author="Anita.Dawes" w:date="2020-06-25T16:11:00Z">
        <w:r w:rsidR="00710A58">
          <w:t xml:space="preserve">, together with the </w:t>
        </w:r>
      </w:ins>
      <w:ins w:id="6" w:author="Anita.Dawes" w:date="2020-06-25T16:12:00Z">
        <w:r w:rsidR="00710A58">
          <w:t>detailed</w:t>
        </w:r>
      </w:ins>
      <w:ins w:id="7" w:author="Anita.Dawes" w:date="2020-06-25T16:11:00Z">
        <w:r w:rsidR="00710A58">
          <w:t xml:space="preserve"> experimental procedure</w:t>
        </w:r>
      </w:ins>
      <w:ins w:id="8" w:author="Anita.Dawes" w:date="2020-06-25T16:13:00Z">
        <w:r w:rsidR="00710A58">
          <w:t xml:space="preserve"> and the order of operation</w:t>
        </w:r>
      </w:ins>
      <w:r>
        <w:t>. Th</w:t>
      </w:r>
      <w:ins w:id="9" w:author="Anita.Dawes" w:date="2020-06-25T15:54:00Z">
        <w:r w:rsidR="00523FDA">
          <w:t xml:space="preserve">e </w:t>
        </w:r>
      </w:ins>
      <w:del w:id="10" w:author="Anita.Dawes" w:date="2020-06-25T15:54:00Z">
        <w:r w:rsidDel="00523FDA">
          <w:delText>is</w:delText>
        </w:r>
      </w:del>
      <w:r>
        <w:t xml:space="preserve"> </w:t>
      </w:r>
      <w:ins w:id="11" w:author="Anita.Dawes" w:date="2020-06-25T15:54:00Z">
        <w:r w:rsidR="00523FDA">
          <w:t xml:space="preserve">main </w:t>
        </w:r>
      </w:ins>
      <w:r>
        <w:t>experiment</w:t>
      </w:r>
      <w:ins w:id="12" w:author="Anita.Dawes" w:date="2020-06-25T15:54:00Z">
        <w:r w:rsidR="00523FDA">
          <w:t xml:space="preserve">al procedure </w:t>
        </w:r>
      </w:ins>
      <w:del w:id="13" w:author="Anita.Dawes" w:date="2020-06-25T15:54:00Z">
        <w:r w:rsidDel="00523FDA">
          <w:delText xml:space="preserve"> can be</w:delText>
        </w:r>
      </w:del>
      <w:ins w:id="14" w:author="Anita.Dawes" w:date="2020-06-25T15:54:00Z">
        <w:r w:rsidR="00523FDA">
          <w:t>is</w:t>
        </w:r>
      </w:ins>
      <w:r>
        <w:t xml:space="preserve"> </w:t>
      </w:r>
      <w:del w:id="15" w:author="Anita.Dawes" w:date="2020-06-25T16:16:00Z">
        <w:r w:rsidDel="00003477">
          <w:delText>sub</w:delText>
        </w:r>
      </w:del>
      <w:r>
        <w:t xml:space="preserve">divided </w:t>
      </w:r>
      <w:del w:id="16" w:author="Anita.Dawes" w:date="2020-06-25T14:54:00Z">
        <w:r w:rsidDel="00BA3EAB">
          <w:delText xml:space="preserve">in </w:delText>
        </w:r>
      </w:del>
      <w:ins w:id="17" w:author="Anita.Dawes" w:date="2020-06-25T14:54:00Z">
        <w:r w:rsidR="00BA3EAB">
          <w:t xml:space="preserve">into </w:t>
        </w:r>
      </w:ins>
      <w:r>
        <w:t>4 steps</w:t>
      </w:r>
      <w:ins w:id="18" w:author="Anita.Dawes" w:date="2020-06-25T16:13:00Z">
        <w:r w:rsidR="00710A58">
          <w:t xml:space="preserve">, </w:t>
        </w:r>
      </w:ins>
      <w:del w:id="19" w:author="Anita.Dawes" w:date="2020-06-25T16:13:00Z">
        <w:r w:rsidDel="00710A58">
          <w:delText xml:space="preserve"> (</w:delText>
        </w:r>
      </w:del>
      <w:r>
        <w:t>represented by the different colored rectangles</w:t>
      </w:r>
      <w:ins w:id="20" w:author="Anita.Dawes" w:date="2020-06-25T15:54:00Z">
        <w:r w:rsidR="00523FDA">
          <w:t xml:space="preserve"> in Figure 1</w:t>
        </w:r>
      </w:ins>
      <w:del w:id="21" w:author="Anita.Dawes" w:date="2020-06-25T16:13:00Z">
        <w:r w:rsidDel="00710A58">
          <w:delText>)</w:delText>
        </w:r>
      </w:del>
      <w:r>
        <w:t>:</w:t>
      </w:r>
    </w:p>
    <w:p w14:paraId="37084C93" w14:textId="77777777" w:rsidR="002A525F" w:rsidRDefault="00225BAF" w:rsidP="002A525F">
      <w:pPr>
        <w:pStyle w:val="ListParagraph"/>
        <w:numPr>
          <w:ilvl w:val="0"/>
          <w:numId w:val="17"/>
        </w:numPr>
        <w:rPr>
          <w:ins w:id="22" w:author="Anita.Dawes" w:date="2020-06-25T15:39:00Z"/>
        </w:rPr>
      </w:pPr>
      <w:del w:id="23" w:author="Anita.Dawes" w:date="2020-06-25T15:38:00Z">
        <w:r w:rsidDel="002A525F">
          <w:delText xml:space="preserve"> </w:delText>
        </w:r>
      </w:del>
      <w:r>
        <w:t>Ethane liquefaction (green)</w:t>
      </w:r>
    </w:p>
    <w:p w14:paraId="33A2BAF3" w14:textId="77777777" w:rsidR="002A525F" w:rsidRDefault="00225BAF" w:rsidP="002A525F">
      <w:pPr>
        <w:pStyle w:val="ListParagraph"/>
        <w:numPr>
          <w:ilvl w:val="0"/>
          <w:numId w:val="17"/>
        </w:numPr>
        <w:rPr>
          <w:ins w:id="24" w:author="Anita.Dawes" w:date="2020-06-25T15:39:00Z"/>
        </w:rPr>
      </w:pPr>
      <w:del w:id="25" w:author="Anita.Dawes" w:date="2020-06-25T15:39:00Z">
        <w:r w:rsidDel="002A525F">
          <w:delText xml:space="preserve">, </w:delText>
        </w:r>
      </w:del>
      <w:r>
        <w:t xml:space="preserve">water droplet production </w:t>
      </w:r>
      <w:ins w:id="26" w:author="Anita.Dawes" w:date="2020-06-25T15:39:00Z">
        <w:r w:rsidR="002A525F">
          <w:t>(dark blue)</w:t>
        </w:r>
      </w:ins>
    </w:p>
    <w:p w14:paraId="20B7DAD8" w14:textId="259EDBE4" w:rsidR="002A525F" w:rsidRDefault="002A525F" w:rsidP="002A525F">
      <w:pPr>
        <w:pStyle w:val="ListParagraph"/>
        <w:numPr>
          <w:ilvl w:val="0"/>
          <w:numId w:val="17"/>
        </w:numPr>
        <w:rPr>
          <w:ins w:id="27" w:author="Anita.Dawes" w:date="2020-06-25T15:40:00Z"/>
        </w:rPr>
      </w:pPr>
      <w:ins w:id="28" w:author="Anita.Dawes" w:date="2020-06-25T15:40:00Z">
        <w:r>
          <w:t>w</w:t>
        </w:r>
      </w:ins>
      <w:ins w:id="29" w:author="Anita.Dawes" w:date="2020-06-25T15:39:00Z">
        <w:r>
          <w:t xml:space="preserve">ater droplet </w:t>
        </w:r>
      </w:ins>
      <w:del w:id="30" w:author="Anita.Dawes" w:date="2020-06-25T15:39:00Z">
        <w:r w:rsidR="00225BAF" w:rsidDel="002A525F">
          <w:delText xml:space="preserve">and </w:delText>
        </w:r>
      </w:del>
      <w:r w:rsidR="00225BAF">
        <w:t>introduction (</w:t>
      </w:r>
      <w:del w:id="31" w:author="Anita.Dawes" w:date="2020-06-25T15:39:00Z">
        <w:r w:rsidR="00225BAF" w:rsidDel="002A525F">
          <w:delText xml:space="preserve">dark and </w:delText>
        </w:r>
      </w:del>
      <w:r w:rsidR="00225BAF">
        <w:t>light blue)</w:t>
      </w:r>
      <w:ins w:id="32" w:author="Anita.Dawes" w:date="2020-06-25T15:39:00Z">
        <w:r>
          <w:t>,</w:t>
        </w:r>
      </w:ins>
      <w:r w:rsidR="00225BAF">
        <w:t xml:space="preserve"> and</w:t>
      </w:r>
    </w:p>
    <w:p w14:paraId="26C117E8" w14:textId="77777777" w:rsidR="002A525F" w:rsidRDefault="00225BAF" w:rsidP="002A525F">
      <w:pPr>
        <w:pStyle w:val="ListParagraph"/>
        <w:numPr>
          <w:ilvl w:val="0"/>
          <w:numId w:val="17"/>
        </w:numPr>
        <w:rPr>
          <w:ins w:id="33" w:author="Anita.Dawes" w:date="2020-06-25T15:40:00Z"/>
        </w:rPr>
      </w:pPr>
      <w:del w:id="34" w:author="Anita.Dawes" w:date="2020-06-25T15:40:00Z">
        <w:r w:rsidDel="002A525F">
          <w:delText xml:space="preserve"> s</w:delText>
        </w:r>
      </w:del>
      <w:r>
        <w:t>ample recovery (red)</w:t>
      </w:r>
    </w:p>
    <w:p w14:paraId="0F82C76E" w14:textId="7FC9E7EF" w:rsidR="00813456" w:rsidRDefault="002A525F" w:rsidP="002A525F">
      <w:ins w:id="35" w:author="Anita.Dawes" w:date="2020-06-25T15:40:00Z">
        <w:r>
          <w:t xml:space="preserve">Each of these steps will be described in </w:t>
        </w:r>
      </w:ins>
      <w:ins w:id="36" w:author="Anita.Dawes" w:date="2020-06-25T16:13:00Z">
        <w:r w:rsidR="00710A58">
          <w:t>turn</w:t>
        </w:r>
      </w:ins>
      <w:ins w:id="37" w:author="Anita.Dawes" w:date="2020-06-25T15:40:00Z">
        <w:r>
          <w:t xml:space="preserve"> </w:t>
        </w:r>
      </w:ins>
      <w:del w:id="38" w:author="Anita.Dawes" w:date="2020-06-25T15:40:00Z">
        <w:r w:rsidR="00813456" w:rsidDel="002A525F">
          <w:delText xml:space="preserve"> that will be independently described </w:delText>
        </w:r>
      </w:del>
      <w:r w:rsidR="00813456">
        <w:t>in the following paragraph</w:t>
      </w:r>
      <w:r w:rsidR="00BE0D2E">
        <w:t>s</w:t>
      </w:r>
      <w:ins w:id="39" w:author="Anita.Dawes" w:date="2020-06-25T16:14:00Z">
        <w:r w:rsidR="00710A58">
          <w:t xml:space="preserve">, </w:t>
        </w:r>
      </w:ins>
      <w:del w:id="40" w:author="Anita.Dawes" w:date="2020-06-25T16:14:00Z">
        <w:r w:rsidR="00225BAF" w:rsidDel="00710A58">
          <w:delText>.</w:delText>
        </w:r>
      </w:del>
      <w:ins w:id="41" w:author="Anita.Dawes" w:date="2020-06-25T16:14:00Z">
        <w:r w:rsidR="00710A58">
          <w:t>but</w:t>
        </w:r>
      </w:ins>
      <w:ins w:id="42" w:author="Anita.Dawes" w:date="2020-06-25T15:55:00Z">
        <w:r w:rsidR="00523FDA">
          <w:t xml:space="preserve"> first a general description of the experimental set up </w:t>
        </w:r>
      </w:ins>
      <w:ins w:id="43" w:author="Anita.Dawes" w:date="2020-06-25T16:15:00Z">
        <w:r w:rsidR="00710A58">
          <w:t xml:space="preserve">is given, together with </w:t>
        </w:r>
      </w:ins>
      <w:ins w:id="44" w:author="Anita.Dawes" w:date="2020-06-25T15:55:00Z">
        <w:r w:rsidR="00523FDA">
          <w:t xml:space="preserve">details on setting up the ideal working </w:t>
        </w:r>
      </w:ins>
      <w:ins w:id="45" w:author="Anita.Dawes" w:date="2020-06-25T16:17:00Z">
        <w:r w:rsidR="00003477">
          <w:t>environment within the glove box</w:t>
        </w:r>
      </w:ins>
      <w:ins w:id="46" w:author="Anita.Dawes" w:date="2020-06-25T15:55:00Z">
        <w:r w:rsidR="00523FDA">
          <w:t>.</w:t>
        </w:r>
      </w:ins>
      <w:r w:rsidR="00813456">
        <w:t xml:space="preserve"> </w:t>
      </w:r>
    </w:p>
    <w:p w14:paraId="5484DB18" w14:textId="5F1657E1" w:rsidR="00BE0D2E" w:rsidRPr="007961BE" w:rsidRDefault="00813456" w:rsidP="00225BAF">
      <w:r>
        <w:t xml:space="preserve">The glove box is divided </w:t>
      </w:r>
      <w:del w:id="47" w:author="Anita.Dawes" w:date="2020-06-25T14:54:00Z">
        <w:r w:rsidDel="00BA3EAB">
          <w:delText xml:space="preserve">in </w:delText>
        </w:r>
      </w:del>
      <w:ins w:id="48" w:author="Anita.Dawes" w:date="2020-06-25T14:54:00Z">
        <w:r w:rsidR="00BA3EAB">
          <w:t xml:space="preserve">into </w:t>
        </w:r>
      </w:ins>
      <w:r>
        <w:t xml:space="preserve">two parts, the main chamber P1 and an airlock chamber P2. P1 </w:t>
      </w:r>
      <w:r w:rsidR="00927158">
        <w:t xml:space="preserve">is the main working space and </w:t>
      </w:r>
      <w:r>
        <w:t>contain</w:t>
      </w:r>
      <w:r w:rsidR="00180427">
        <w:t>s</w:t>
      </w:r>
      <w:r>
        <w:t xml:space="preserve"> the reaction vessel (</w:t>
      </w:r>
      <w:r w:rsidR="00180427">
        <w:t xml:space="preserve">indicated with the </w:t>
      </w:r>
      <w:r>
        <w:t>green square</w:t>
      </w:r>
      <w:r w:rsidR="00180427">
        <w:t xml:space="preserve"> containing part</w:t>
      </w:r>
      <w:ins w:id="49" w:author="Anita.Dawes" w:date="2020-06-25T14:55:00Z">
        <w:r w:rsidR="00BA3EAB">
          <w:t>s</w:t>
        </w:r>
      </w:ins>
      <w:r w:rsidR="00180427">
        <w:t xml:space="preserve"> labelled</w:t>
      </w:r>
      <w:r>
        <w:t xml:space="preserve"> 1,</w:t>
      </w:r>
      <w:r w:rsidR="00180427">
        <w:t xml:space="preserve"> </w:t>
      </w:r>
      <w:r>
        <w:t>2,</w:t>
      </w:r>
      <w:r w:rsidR="00180427">
        <w:t xml:space="preserve"> </w:t>
      </w:r>
      <w:r>
        <w:t>3</w:t>
      </w:r>
      <w:r w:rsidR="00180427">
        <w:t xml:space="preserve"> and </w:t>
      </w:r>
      <w:r>
        <w:t>4) and the recovery dewar (</w:t>
      </w:r>
      <w:r w:rsidR="00180427">
        <w:t xml:space="preserve">highlighted in light </w:t>
      </w:r>
      <w:r>
        <w:t>red, D</w:t>
      </w:r>
      <w:r w:rsidRPr="00813456">
        <w:rPr>
          <w:vertAlign w:val="subscript"/>
        </w:rPr>
        <w:t>R</w:t>
      </w:r>
      <w:r>
        <w:t xml:space="preserve">). P2 </w:t>
      </w:r>
      <w:r w:rsidR="00927158">
        <w:t xml:space="preserve">is a self-contained chamber connected to P1 via </w:t>
      </w:r>
      <w:r w:rsidR="005878B4">
        <w:t xml:space="preserve">an </w:t>
      </w:r>
      <w:r w:rsidR="00927158">
        <w:t xml:space="preserve">air-tight door </w:t>
      </w:r>
      <w:r w:rsidR="00180427">
        <w:t>the</w:t>
      </w:r>
      <w:r w:rsidR="00927158">
        <w:t xml:space="preserve"> </w:t>
      </w:r>
      <w:r>
        <w:t>purpose</w:t>
      </w:r>
      <w:r w:rsidR="00180427">
        <w:t xml:space="preserve"> of which</w:t>
      </w:r>
      <w:r>
        <w:t xml:space="preserve"> is to extract the recovered sample (D</w:t>
      </w:r>
      <w:r w:rsidRPr="00813456">
        <w:rPr>
          <w:vertAlign w:val="subscript"/>
        </w:rPr>
        <w:t>R</w:t>
      </w:r>
      <w:r>
        <w:t xml:space="preserve">) without </w:t>
      </w:r>
      <w:r>
        <w:lastRenderedPageBreak/>
        <w:t xml:space="preserve">releasing </w:t>
      </w:r>
      <w:r w:rsidR="00927158">
        <w:t xml:space="preserve">too much </w:t>
      </w:r>
      <w:r>
        <w:t xml:space="preserve">ethane into the laboratory. </w:t>
      </w:r>
      <w:r w:rsidR="007961BE">
        <w:t>P1 has a bolted front door, that can allow all the material needed to be put inside the glove box</w:t>
      </w:r>
      <w:r w:rsidR="00B37287">
        <w:t xml:space="preserve"> </w:t>
      </w:r>
      <w:r w:rsidR="00B37287" w:rsidRPr="00B37287">
        <w:rPr>
          <w:color w:val="FF0000"/>
        </w:rPr>
        <w:t>(list of the material)</w:t>
      </w:r>
      <w:r w:rsidR="00180427">
        <w:rPr>
          <w:color w:val="FF0000"/>
        </w:rPr>
        <w:t xml:space="preserve"> </w:t>
      </w:r>
      <w:r w:rsidR="00180427">
        <w:t xml:space="preserve">prior to </w:t>
      </w:r>
      <w:del w:id="50" w:author="Anita.Dawes" w:date="2020-06-25T16:10:00Z">
        <w:r w:rsidR="00180427" w:rsidDel="00710A58">
          <w:delText xml:space="preserve">the </w:delText>
        </w:r>
      </w:del>
      <w:r w:rsidR="00180427">
        <w:t>beginning of the experiment</w:t>
      </w:r>
      <w:r w:rsidR="007961BE">
        <w:t>.</w:t>
      </w:r>
    </w:p>
    <w:p w14:paraId="7A494B08" w14:textId="7397479F" w:rsidR="00225BAF" w:rsidRDefault="00813456" w:rsidP="00225BAF">
      <w:r>
        <w:t>Both chamber</w:t>
      </w:r>
      <w:r w:rsidR="00927158">
        <w:t>s</w:t>
      </w:r>
      <w:r>
        <w:t xml:space="preserve"> are purged with </w:t>
      </w:r>
      <w:r w:rsidR="00180427">
        <w:t>n</w:t>
      </w:r>
      <w:r>
        <w:t>itrogen gas</w:t>
      </w:r>
      <w:r w:rsidR="00927158">
        <w:t xml:space="preserve"> from the same gas cylinder</w:t>
      </w:r>
      <w:r w:rsidR="00180427">
        <w:t>,</w:t>
      </w:r>
      <w:r w:rsidR="00927158">
        <w:t xml:space="preserve"> </w:t>
      </w:r>
      <w:r w:rsidR="00180427">
        <w:t>with its</w:t>
      </w:r>
      <w:r w:rsidR="00927158">
        <w:t xml:space="preserve"> pressure</w:t>
      </w:r>
      <w:r w:rsidR="00180427">
        <w:t xml:space="preserve"> set via</w:t>
      </w:r>
      <w:r w:rsidR="00927158">
        <w:t xml:space="preserve"> a</w:t>
      </w:r>
      <w:r w:rsidR="00180427">
        <w:t xml:space="preserve"> </w:t>
      </w:r>
      <w:r w:rsidR="00502B15">
        <w:t>two-stage</w:t>
      </w:r>
      <w:r w:rsidR="00927158">
        <w:t xml:space="preserve"> gas regulator at 0.2 bar</w:t>
      </w:r>
      <w:r w:rsidR="009B257E">
        <w:t xml:space="preserve"> </w:t>
      </w:r>
      <w:r w:rsidR="009B257E" w:rsidRPr="009B257E">
        <w:rPr>
          <w:color w:val="FF0000"/>
        </w:rPr>
        <w:t>(</w:t>
      </w:r>
      <w:r w:rsidR="00180427">
        <w:rPr>
          <w:color w:val="FF0000"/>
        </w:rPr>
        <w:t xml:space="preserve">Value to check – Do I speak about </w:t>
      </w:r>
      <w:commentRangeStart w:id="51"/>
      <w:r w:rsidR="009B257E" w:rsidRPr="009B257E">
        <w:rPr>
          <w:color w:val="FF0000"/>
        </w:rPr>
        <w:t>Extraction</w:t>
      </w:r>
      <w:r w:rsidR="00E6148C">
        <w:rPr>
          <w:color w:val="FF0000"/>
        </w:rPr>
        <w:t xml:space="preserve"> </w:t>
      </w:r>
      <w:commentRangeEnd w:id="51"/>
      <w:r w:rsidR="00BA3EAB">
        <w:rPr>
          <w:rStyle w:val="CommentReference"/>
        </w:rPr>
        <w:commentReference w:id="51"/>
      </w:r>
      <w:r w:rsidR="00E6148C" w:rsidRPr="00E6148C">
        <w:rPr>
          <w:color w:val="FF0000"/>
        </w:rPr>
        <w:sym w:font="Wingdings" w:char="F0E0"/>
      </w:r>
      <w:r w:rsidR="00180427">
        <w:rPr>
          <w:color w:val="FF0000"/>
        </w:rPr>
        <w:t xml:space="preserve"> ¼” pipe -</w:t>
      </w:r>
      <w:r w:rsidR="00E6148C">
        <w:rPr>
          <w:color w:val="FF0000"/>
        </w:rPr>
        <w:t xml:space="preserve"> </w:t>
      </w:r>
      <w:commentRangeStart w:id="52"/>
      <w:r w:rsidR="00E6148C">
        <w:rPr>
          <w:color w:val="FF0000"/>
        </w:rPr>
        <w:t>Carbon trap</w:t>
      </w:r>
      <w:commentRangeEnd w:id="52"/>
      <w:r w:rsidR="00BA3EAB">
        <w:rPr>
          <w:rStyle w:val="CommentReference"/>
        </w:rPr>
        <w:commentReference w:id="52"/>
      </w:r>
      <w:r w:rsidR="00E6148C">
        <w:rPr>
          <w:color w:val="FF0000"/>
        </w:rPr>
        <w:t>?</w:t>
      </w:r>
      <w:r w:rsidR="00180427">
        <w:rPr>
          <w:color w:val="FF0000"/>
        </w:rPr>
        <w:t xml:space="preserve"> – main lab exhaust</w:t>
      </w:r>
      <w:r w:rsidR="009B257E">
        <w:t>)</w:t>
      </w:r>
      <w:r w:rsidR="00927158">
        <w:t>.</w:t>
      </w:r>
      <w:r w:rsidR="005878B4">
        <w:t xml:space="preserve"> 30 minutes of purge </w:t>
      </w:r>
      <w:r w:rsidR="00180427">
        <w:t>is</w:t>
      </w:r>
      <w:r w:rsidR="005878B4">
        <w:t xml:space="preserve"> necessary to decrease the O</w:t>
      </w:r>
      <w:r w:rsidR="005878B4" w:rsidRPr="005878B4">
        <w:rPr>
          <w:vertAlign w:val="subscript"/>
        </w:rPr>
        <w:t>2</w:t>
      </w:r>
      <w:r w:rsidR="005878B4">
        <w:t xml:space="preserve"> </w:t>
      </w:r>
      <w:del w:id="53" w:author="Anita.Dawes" w:date="2020-06-25T14:59:00Z">
        <w:r w:rsidR="005878B4" w:rsidDel="00BA3EAB">
          <w:delText>level into</w:delText>
        </w:r>
      </w:del>
      <w:ins w:id="54" w:author="Anita.Dawes" w:date="2020-06-25T14:59:00Z">
        <w:r w:rsidR="00BA3EAB">
          <w:t>levels in</w:t>
        </w:r>
      </w:ins>
      <w:r w:rsidR="005878B4">
        <w:t xml:space="preserve"> the main chamber below the 3% </w:t>
      </w:r>
      <w:r w:rsidR="009B257E">
        <w:t xml:space="preserve">representing the lower flammability limit of ethane. </w:t>
      </w:r>
      <w:r w:rsidR="00502B15">
        <w:t>To monitor the oxygen levels</w:t>
      </w:r>
      <w:r w:rsidR="00D7234A">
        <w:t xml:space="preserve"> while purging</w:t>
      </w:r>
      <w:r w:rsidR="00502B15">
        <w:t>, a portable oxygen alarm is introduced into the glove box</w:t>
      </w:r>
      <w:r w:rsidR="009B257E">
        <w:t xml:space="preserve">. </w:t>
      </w:r>
    </w:p>
    <w:p w14:paraId="47748E94" w14:textId="543DC1BF" w:rsidR="009B257E" w:rsidRPr="00813456" w:rsidRDefault="009B257E" w:rsidP="00225BAF">
      <w:r>
        <w:t>Once the initial purge is achieved the N</w:t>
      </w:r>
      <w:r w:rsidRPr="009B257E">
        <w:rPr>
          <w:vertAlign w:val="subscript"/>
        </w:rPr>
        <w:t>2</w:t>
      </w:r>
      <w:r>
        <w:t xml:space="preserve"> flow is decreased to provide good working conditions, </w:t>
      </w:r>
      <w:r w:rsidR="000204FF">
        <w:t xml:space="preserve">for example, </w:t>
      </w:r>
      <w:r>
        <w:t xml:space="preserve">a pressure set up too high will inflate the gloves thus reducing handling abilities within the glove box. </w:t>
      </w:r>
      <w:r w:rsidR="007F531B">
        <w:t>However,</w:t>
      </w:r>
      <w:r>
        <w:t xml:space="preserve"> a </w:t>
      </w:r>
      <w:r w:rsidR="000204FF">
        <w:t>small</w:t>
      </w:r>
      <w:r>
        <w:t xml:space="preserve"> </w:t>
      </w:r>
      <w:r w:rsidR="000204FF">
        <w:t>n</w:t>
      </w:r>
      <w:r>
        <w:t>itrogen flow need</w:t>
      </w:r>
      <w:r w:rsidR="000204FF">
        <w:t>s</w:t>
      </w:r>
      <w:r>
        <w:t xml:space="preserve"> to be present at all time</w:t>
      </w:r>
      <w:r w:rsidR="007F531B">
        <w:t xml:space="preserve">, </w:t>
      </w:r>
      <w:r>
        <w:t>maintain</w:t>
      </w:r>
      <w:r w:rsidR="007F531B">
        <w:t>ing</w:t>
      </w:r>
      <w:r>
        <w:t xml:space="preserve"> a slight overpressure</w:t>
      </w:r>
      <w:r w:rsidR="000204FF">
        <w:t xml:space="preserve"> and</w:t>
      </w:r>
      <w:r w:rsidR="007F531B">
        <w:t xml:space="preserve"> preventing any air (containing O</w:t>
      </w:r>
      <w:r w:rsidR="007F531B" w:rsidRPr="007F531B">
        <w:rPr>
          <w:vertAlign w:val="subscript"/>
        </w:rPr>
        <w:t>2</w:t>
      </w:r>
      <w:r w:rsidR="007F531B">
        <w:t>)</w:t>
      </w:r>
      <w:r>
        <w:t xml:space="preserve"> </w:t>
      </w:r>
      <w:r w:rsidR="000204FF">
        <w:t>from</w:t>
      </w:r>
      <w:r w:rsidR="007F531B">
        <w:t xml:space="preserve"> enter</w:t>
      </w:r>
      <w:r w:rsidR="000204FF">
        <w:t>ing</w:t>
      </w:r>
      <w:r w:rsidR="007F531B">
        <w:t xml:space="preserve"> the glove box.</w:t>
      </w:r>
      <w:r>
        <w:t xml:space="preserve"> </w:t>
      </w:r>
    </w:p>
    <w:p w14:paraId="49C0A786" w14:textId="41E49C34" w:rsidR="00225BAF" w:rsidRDefault="00225BAF" w:rsidP="00985144"/>
    <w:p w14:paraId="2006FE2A" w14:textId="77777777" w:rsidR="00140D30" w:rsidRDefault="00335599" w:rsidP="00140D30">
      <w:pPr>
        <w:keepNext/>
      </w:pPr>
      <w:r>
        <w:rPr>
          <w:noProof/>
        </w:rPr>
        <w:drawing>
          <wp:inline distT="0" distB="0" distL="0" distR="0" wp14:anchorId="3516D1D6" wp14:editId="355F9DA9">
            <wp:extent cx="5972810" cy="3762375"/>
            <wp:effectExtent l="0" t="0" r="8890" b="9525"/>
            <wp:docPr id="14" name="Image 14" descr="Une image contenant vert, petit, différent, très color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ure5.png"/>
                    <pic:cNvPicPr/>
                  </pic:nvPicPr>
                  <pic:blipFill>
                    <a:blip r:embed="rId11">
                      <a:extLst>
                        <a:ext uri="{28A0092B-C50C-407E-A947-70E740481C1C}">
                          <a14:useLocalDpi xmlns:a14="http://schemas.microsoft.com/office/drawing/2010/main" val="0"/>
                        </a:ext>
                      </a:extLst>
                    </a:blip>
                    <a:stretch>
                      <a:fillRect/>
                    </a:stretch>
                  </pic:blipFill>
                  <pic:spPr>
                    <a:xfrm>
                      <a:off x="0" y="0"/>
                      <a:ext cx="5972810" cy="3762375"/>
                    </a:xfrm>
                    <a:prstGeom prst="rect">
                      <a:avLst/>
                    </a:prstGeom>
                  </pic:spPr>
                </pic:pic>
              </a:graphicData>
            </a:graphic>
          </wp:inline>
        </w:drawing>
      </w:r>
    </w:p>
    <w:p w14:paraId="7DCF0769" w14:textId="05EFE655" w:rsidR="00985144" w:rsidRPr="00140D30" w:rsidRDefault="00140D30" w:rsidP="00140D30">
      <w:pPr>
        <w:pStyle w:val="Caption"/>
        <w:rPr>
          <w:color w:val="auto"/>
        </w:rPr>
      </w:pPr>
      <w:commentRangeStart w:id="55"/>
      <w:r w:rsidRPr="00140D30">
        <w:rPr>
          <w:b/>
          <w:bCs/>
        </w:rPr>
        <w:t>Figure</w:t>
      </w:r>
      <w:commentRangeEnd w:id="55"/>
      <w:r w:rsidR="00BA3EAB">
        <w:rPr>
          <w:rStyle w:val="CommentReference"/>
          <w:i w:val="0"/>
          <w:iCs w:val="0"/>
          <w:color w:val="auto"/>
        </w:rPr>
        <w:commentReference w:id="55"/>
      </w:r>
      <w:r w:rsidRPr="00140D30">
        <w:rPr>
          <w:b/>
          <w:bCs/>
        </w:rPr>
        <w:t xml:space="preserve"> </w:t>
      </w:r>
      <w:r w:rsidRPr="00140D30">
        <w:rPr>
          <w:b/>
          <w:bCs/>
        </w:rPr>
        <w:fldChar w:fldCharType="begin"/>
      </w:r>
      <w:r w:rsidRPr="00140D30">
        <w:rPr>
          <w:b/>
          <w:bCs/>
        </w:rPr>
        <w:instrText xml:space="preserve"> SEQ Figure \* ARABIC </w:instrText>
      </w:r>
      <w:r w:rsidRPr="00140D30">
        <w:rPr>
          <w:b/>
          <w:bCs/>
        </w:rPr>
        <w:fldChar w:fldCharType="separate"/>
      </w:r>
      <w:r w:rsidR="001D3C54">
        <w:rPr>
          <w:b/>
          <w:bCs/>
          <w:noProof/>
        </w:rPr>
        <w:t>1</w:t>
      </w:r>
      <w:r w:rsidRPr="00140D30">
        <w:rPr>
          <w:b/>
          <w:bCs/>
        </w:rPr>
        <w:fldChar w:fldCharType="end"/>
      </w:r>
      <w:r w:rsidRPr="00140D30">
        <w:rPr>
          <w:b/>
          <w:bCs/>
        </w:rPr>
        <w:t>:</w:t>
      </w:r>
      <w:r>
        <w:t xml:space="preserve"> Diagram of proof of concept experiment. Colored squares represent the different setups associated with the different part of the procedure; green: ethane liquefaction; dark blue: water droplet production; light blue: water droplet introduction; red: sample recovery and transfer. Numbers will be explained later in the text.</w:t>
      </w:r>
    </w:p>
    <w:p w14:paraId="2E938C33" w14:textId="5F9AA876" w:rsidR="00985144" w:rsidRDefault="00985144" w:rsidP="00985144">
      <w:pPr>
        <w:rPr>
          <w:color w:val="FF0000"/>
        </w:rPr>
      </w:pPr>
    </w:p>
    <w:p w14:paraId="4B3D9008" w14:textId="0C4885FF" w:rsidR="000211DA" w:rsidRDefault="00B45D1A" w:rsidP="00985144">
      <w:r>
        <w:t xml:space="preserve">The only </w:t>
      </w:r>
      <w:r w:rsidR="000204FF">
        <w:t>time</w:t>
      </w:r>
      <w:r>
        <w:t xml:space="preserve"> when the purge is stopped during the procedure is when liquid </w:t>
      </w:r>
      <w:r w:rsidR="000204FF">
        <w:t>n</w:t>
      </w:r>
      <w:r>
        <w:t>itrogen need</w:t>
      </w:r>
      <w:r w:rsidR="00131068">
        <w:t>s</w:t>
      </w:r>
      <w:r>
        <w:t xml:space="preserve"> to be introduced inside the Glove box</w:t>
      </w:r>
      <w:r w:rsidR="002E46DE">
        <w:t xml:space="preserve">, a preliminary step before </w:t>
      </w:r>
      <w:r w:rsidR="00D7234A">
        <w:t>ethane</w:t>
      </w:r>
      <w:r w:rsidR="002E46DE">
        <w:t xml:space="preserve"> liquefaction and</w:t>
      </w:r>
      <w:r w:rsidR="00D7234A">
        <w:t xml:space="preserve"> </w:t>
      </w:r>
      <w:r w:rsidR="002E46DE">
        <w:t>sample recovery</w:t>
      </w:r>
      <w:r>
        <w:t xml:space="preserve">. The reason being that </w:t>
      </w:r>
      <w:r w:rsidR="00D7234A">
        <w:t xml:space="preserve">when poured </w:t>
      </w:r>
      <w:r w:rsidR="00BE0D2E">
        <w:t>in a warm container,</w:t>
      </w:r>
      <w:r w:rsidR="00E6148C">
        <w:t xml:space="preserve"> (1)</w:t>
      </w:r>
      <w:r w:rsidR="00131068">
        <w:t xml:space="preserve"> in Figure 1 and 2</w:t>
      </w:r>
      <w:r w:rsidR="00BE0D2E">
        <w:t>,</w:t>
      </w:r>
      <w:r w:rsidR="00D7234A">
        <w:t xml:space="preserve"> liquid </w:t>
      </w:r>
      <w:r w:rsidR="000204FF">
        <w:t>n</w:t>
      </w:r>
      <w:r w:rsidR="00D7234A">
        <w:t>itrogen evaporate</w:t>
      </w:r>
      <w:r w:rsidR="000204FF">
        <w:t>s</w:t>
      </w:r>
      <w:r w:rsidR="00D7234A">
        <w:t xml:space="preserve"> quickly with a liquid to gas ratio 1:694</w:t>
      </w:r>
      <w:r w:rsidR="00303C90">
        <w:t xml:space="preserve"> </w:t>
      </w:r>
      <w:r w:rsidR="00303C90" w:rsidRPr="00303C90">
        <w:rPr>
          <w:rStyle w:val="CitationThesisCar"/>
        </w:rPr>
        <w:t>(citation)</w:t>
      </w:r>
      <w:r w:rsidR="00D7234A">
        <w:t xml:space="preserve">. </w:t>
      </w:r>
    </w:p>
    <w:p w14:paraId="1B382E8B" w14:textId="3DF5EEBF" w:rsidR="00D7234A" w:rsidRDefault="00D7234A" w:rsidP="00985144">
      <w:r>
        <w:lastRenderedPageBreak/>
        <w:t>Liquid Nitrogen is taken from a pressurized dewar</w:t>
      </w:r>
      <w:r w:rsidR="00C3348C">
        <w:t xml:space="preserve">, filtered using a </w:t>
      </w:r>
      <w:commentRangeStart w:id="56"/>
      <w:r w:rsidR="00C3348C">
        <w:t xml:space="preserve">tea </w:t>
      </w:r>
      <w:commentRangeEnd w:id="56"/>
      <w:r w:rsidR="00DF2113">
        <w:rPr>
          <w:rStyle w:val="CommentReference"/>
        </w:rPr>
        <w:commentReference w:id="56"/>
      </w:r>
      <w:r w:rsidR="00C3348C">
        <w:t xml:space="preserve">towel </w:t>
      </w:r>
      <w:r>
        <w:t>into a polystyrene container (2L volume) and brought to the lab. A funnel</w:t>
      </w:r>
      <w:r w:rsidR="00C3348C">
        <w:t xml:space="preserve"> (right corner of P1)</w:t>
      </w:r>
      <w:r>
        <w:t>, connected</w:t>
      </w:r>
      <w:r w:rsidR="00C3348C">
        <w:t xml:space="preserve"> to the glove box via a cryogenic ball valve (V</w:t>
      </w:r>
      <w:r w:rsidR="00C3348C" w:rsidRPr="00C3348C">
        <w:rPr>
          <w:vertAlign w:val="subscript"/>
        </w:rPr>
        <w:t>1</w:t>
      </w:r>
      <w:r w:rsidR="00C3348C">
        <w:t xml:space="preserve">) is used to introduce the liquid </w:t>
      </w:r>
      <w:r w:rsidR="000204FF">
        <w:t>n</w:t>
      </w:r>
      <w:r w:rsidR="00C3348C">
        <w:t xml:space="preserve">itrogen. A plastic </w:t>
      </w:r>
      <w:r w:rsidR="000204FF">
        <w:t>tube</w:t>
      </w:r>
      <w:r w:rsidR="00C3348C">
        <w:t xml:space="preserve"> (</w:t>
      </w:r>
      <w:r w:rsidR="00B11859" w:rsidRPr="00B11859">
        <w:rPr>
          <w:color w:val="FF0000"/>
        </w:rPr>
        <w:t>material</w:t>
      </w:r>
      <w:r w:rsidR="00B11859">
        <w:t xml:space="preserve"> </w:t>
      </w:r>
      <w:r w:rsidR="00C3348C">
        <w:t>10 cm long) is connected to the valve inside the glove box to channel the liquid into the dewar.</w:t>
      </w:r>
    </w:p>
    <w:p w14:paraId="20A63CE9" w14:textId="49D22A8F" w:rsidR="00C3348C" w:rsidRPr="00B45D1A" w:rsidRDefault="00C3348C" w:rsidP="00985144">
      <w:r>
        <w:t>Once the N</w:t>
      </w:r>
      <w:r w:rsidRPr="00C3348C">
        <w:rPr>
          <w:vertAlign w:val="subscript"/>
        </w:rPr>
        <w:t>2</w:t>
      </w:r>
      <w:r>
        <w:t xml:space="preserve"> purge is </w:t>
      </w:r>
      <w:r w:rsidR="00E6148C">
        <w:t xml:space="preserve">temporary </w:t>
      </w:r>
      <w:r w:rsidR="00B11859">
        <w:t>paused</w:t>
      </w:r>
      <w:r>
        <w:t>, pressure must be applied on the glove</w:t>
      </w:r>
      <w:r w:rsidR="00B11859">
        <w:t>s</w:t>
      </w:r>
      <w:r>
        <w:t xml:space="preserve"> to decrease the overall volume of the glove box. </w:t>
      </w:r>
      <w:r w:rsidR="00163CB6">
        <w:t xml:space="preserve">A small amount of liquid </w:t>
      </w:r>
      <w:r w:rsidR="00B11859">
        <w:t>n</w:t>
      </w:r>
      <w:r w:rsidR="00163CB6">
        <w:t>itrogen can then be poured into the funnel (V</w:t>
      </w:r>
      <w:r w:rsidR="00163CB6" w:rsidRPr="00163CB6">
        <w:rPr>
          <w:vertAlign w:val="subscript"/>
        </w:rPr>
        <w:t>1</w:t>
      </w:r>
      <w:r w:rsidR="00163CB6">
        <w:t xml:space="preserve"> being closed). This can lead to some turbulent outpouring resulting from the initial cooling of the funnel and appropriate PPE (Personal Protective Equipment) must be worn at all time</w:t>
      </w:r>
      <w:r w:rsidR="00B11859">
        <w:t>s</w:t>
      </w:r>
      <w:r w:rsidR="00163CB6">
        <w:t xml:space="preserve">. Also, some bubble wrap and </w:t>
      </w:r>
      <w:commentRangeStart w:id="57"/>
      <w:r w:rsidR="00163CB6">
        <w:t xml:space="preserve">tea </w:t>
      </w:r>
      <w:commentRangeEnd w:id="57"/>
      <w:r w:rsidR="00DF2113">
        <w:rPr>
          <w:rStyle w:val="CommentReference"/>
        </w:rPr>
        <w:commentReference w:id="57"/>
      </w:r>
      <w:r w:rsidR="00163CB6">
        <w:t xml:space="preserve">towels are disposed around the funnel preventing </w:t>
      </w:r>
      <w:r w:rsidR="00D6166D">
        <w:t xml:space="preserve">falling </w:t>
      </w:r>
      <w:r w:rsidR="00163CB6">
        <w:t xml:space="preserve">liquid </w:t>
      </w:r>
      <w:r w:rsidR="00B11859">
        <w:t>n</w:t>
      </w:r>
      <w:r w:rsidR="00163CB6">
        <w:t>itrogen to get in contact with the glove box walls. V</w:t>
      </w:r>
      <w:r w:rsidR="00163CB6" w:rsidRPr="00131068">
        <w:rPr>
          <w:vertAlign w:val="subscript"/>
        </w:rPr>
        <w:t>1</w:t>
      </w:r>
      <w:r w:rsidR="00163CB6">
        <w:t xml:space="preserve"> can then be opened and liquid Nitrogen </w:t>
      </w:r>
      <w:r w:rsidR="00131068">
        <w:t>introduced</w:t>
      </w:r>
      <w:r w:rsidR="00163CB6">
        <w:t xml:space="preserve"> </w:t>
      </w:r>
      <w:r w:rsidR="00E006E9">
        <w:t>into the dewar.</w:t>
      </w:r>
      <w:r w:rsidR="00E6148C">
        <w:t xml:space="preserve"> Because of the dewar being initially at room temperature, most of the </w:t>
      </w:r>
      <w:r w:rsidR="00131068">
        <w:t xml:space="preserve">liquid </w:t>
      </w:r>
      <w:r w:rsidR="00E6148C">
        <w:t>Nitrogen will evaporate, increasing the pressure within the glove box. Deflating the gloves and stopping the purge before introduci</w:t>
      </w:r>
      <w:r w:rsidR="00B11859">
        <w:t>ng the liquid</w:t>
      </w:r>
      <w:r w:rsidR="00E6148C">
        <w:t xml:space="preserve"> </w:t>
      </w:r>
      <w:r w:rsidR="00B11859">
        <w:t>nitrogen</w:t>
      </w:r>
      <w:r w:rsidR="00E6148C">
        <w:t xml:space="preserve"> allow</w:t>
      </w:r>
      <w:r w:rsidR="00B11859">
        <w:t>s</w:t>
      </w:r>
      <w:r w:rsidR="00E6148C">
        <w:t xml:space="preserve"> </w:t>
      </w:r>
      <w:r w:rsidR="00131068">
        <w:t xml:space="preserve">for </w:t>
      </w:r>
      <w:r w:rsidR="00B11859">
        <w:t>control of gas volume within the glove box</w:t>
      </w:r>
      <w:r w:rsidR="00131068">
        <w:t>. Indeed</w:t>
      </w:r>
      <w:r w:rsidR="00DA2965">
        <w:t xml:space="preserve">, the </w:t>
      </w:r>
      <w:r w:rsidR="00B11859">
        <w:t>evaporating liquid n</w:t>
      </w:r>
      <w:r w:rsidR="00DA2965">
        <w:t xml:space="preserve">itrogen will first result in the glove inflation, </w:t>
      </w:r>
      <w:r w:rsidR="00131068">
        <w:t>thus counterbalancing the temporary increase in pressure</w:t>
      </w:r>
      <w:r w:rsidR="00DA2965">
        <w:t xml:space="preserve">. </w:t>
      </w:r>
      <w:r w:rsidR="00131068">
        <w:t xml:space="preserve">If too much </w:t>
      </w:r>
      <w:r w:rsidR="00B11859">
        <w:t>LN</w:t>
      </w:r>
      <w:r w:rsidR="00B11859" w:rsidRPr="00B11859">
        <w:rPr>
          <w:vertAlign w:val="subscript"/>
        </w:rPr>
        <w:t>2</w:t>
      </w:r>
      <w:r w:rsidR="00131068">
        <w:t xml:space="preserve"> is initially introduced into the funnel</w:t>
      </w:r>
      <w:r w:rsidR="00E81007">
        <w:t>,</w:t>
      </w:r>
      <w:r w:rsidR="00DA2965">
        <w:t xml:space="preserve"> the gloves will inflate fully thus increasing the pressure inside the glove box, preventing the liquid to flow through the valve. This can represent an explosion hazard that must be prevented by filling the dewar </w:t>
      </w:r>
      <w:r w:rsidR="00303C90">
        <w:t xml:space="preserve">(1) </w:t>
      </w:r>
      <w:r w:rsidR="00DA2965">
        <w:t xml:space="preserve">gradually, and not introducing too much </w:t>
      </w:r>
      <w:r w:rsidR="00B11859">
        <w:t>n</w:t>
      </w:r>
      <w:r w:rsidR="00DA2965">
        <w:t xml:space="preserve">itrogen </w:t>
      </w:r>
      <w:r w:rsidR="00E81007">
        <w:t xml:space="preserve">in the funnel </w:t>
      </w:r>
      <w:r w:rsidR="00DA2965">
        <w:t xml:space="preserve">each time, particularly at the beginning of the experiment where everything is warm. </w:t>
      </w:r>
      <w:r w:rsidR="005A17A5">
        <w:t xml:space="preserve">Before </w:t>
      </w:r>
      <w:r w:rsidR="00E81007">
        <w:t>every</w:t>
      </w:r>
      <w:r w:rsidR="005A17A5">
        <w:t xml:space="preserve"> funnel </w:t>
      </w:r>
      <w:r w:rsidR="00E81007">
        <w:t xml:space="preserve">refilling </w:t>
      </w:r>
      <w:r w:rsidR="005A17A5">
        <w:t xml:space="preserve">with </w:t>
      </w:r>
      <w:r w:rsidR="00B11859">
        <w:t>n</w:t>
      </w:r>
      <w:r w:rsidR="005A17A5">
        <w:t xml:space="preserve">itrogen, </w:t>
      </w:r>
      <w:r w:rsidR="00E81007">
        <w:t>it is important to</w:t>
      </w:r>
      <w:r w:rsidR="005A17A5">
        <w:t xml:space="preserve"> make sure that the gloves are fully deflated by pressing on them with V</w:t>
      </w:r>
      <w:r w:rsidR="005A17A5" w:rsidRPr="005A17A5">
        <w:rPr>
          <w:vertAlign w:val="subscript"/>
        </w:rPr>
        <w:t>1</w:t>
      </w:r>
      <w:r w:rsidR="005A17A5">
        <w:t xml:space="preserve"> open.</w:t>
      </w:r>
      <w:r w:rsidR="00DA2965">
        <w:t xml:space="preserve"> </w:t>
      </w:r>
      <w:r w:rsidR="005A17A5">
        <w:t>This operation must be</w:t>
      </w:r>
      <w:r w:rsidR="00B11859">
        <w:t xml:space="preserve"> patiently</w:t>
      </w:r>
      <w:r w:rsidR="005A17A5">
        <w:t xml:space="preserve"> repeated 4 time</w:t>
      </w:r>
      <w:r w:rsidR="008C3F4B">
        <w:t>s</w:t>
      </w:r>
      <w:r w:rsidR="005A17A5">
        <w:t xml:space="preserve"> to fill the 1L Dewar (1).</w:t>
      </w:r>
      <w:r w:rsidR="00131068">
        <w:t xml:space="preserve">  </w:t>
      </w:r>
      <w:r w:rsidR="00E6148C">
        <w:t xml:space="preserve"> </w:t>
      </w:r>
    </w:p>
    <w:p w14:paraId="0ECD876A" w14:textId="77777777" w:rsidR="00B45D1A" w:rsidRDefault="00B45D1A" w:rsidP="00985144">
      <w:pPr>
        <w:rPr>
          <w:color w:val="FF0000"/>
        </w:rPr>
      </w:pPr>
    </w:p>
    <w:p w14:paraId="65B34826" w14:textId="77777777" w:rsidR="000211DA" w:rsidRPr="000211DA" w:rsidRDefault="000211DA" w:rsidP="000211DA"/>
    <w:p w14:paraId="6FCEE152" w14:textId="41388EA9" w:rsidR="00985144" w:rsidRDefault="00985144" w:rsidP="000211DA">
      <w:pPr>
        <w:pStyle w:val="Heading4"/>
        <w:numPr>
          <w:ilvl w:val="0"/>
          <w:numId w:val="13"/>
        </w:numPr>
      </w:pPr>
      <w:r>
        <w:t>Ethane liquefaction</w:t>
      </w:r>
    </w:p>
    <w:p w14:paraId="1BFC6B40" w14:textId="41743A89" w:rsidR="00CB5C7B" w:rsidRDefault="00CB5C7B" w:rsidP="00CB5C7B"/>
    <w:p w14:paraId="22F66B25" w14:textId="43F69F1B" w:rsidR="000F2533" w:rsidRDefault="000F2533" w:rsidP="00CB5C7B">
      <w:pPr>
        <w:rPr>
          <w:color w:val="FF0000"/>
        </w:rPr>
      </w:pPr>
      <w:r>
        <w:t xml:space="preserve">Ethane </w:t>
      </w:r>
      <w:r w:rsidR="007961BE">
        <w:t xml:space="preserve">is </w:t>
      </w:r>
      <w:r>
        <w:t xml:space="preserve">commercially available as gas </w:t>
      </w:r>
      <w:r w:rsidRPr="000F2533">
        <w:rPr>
          <w:color w:val="FF0000"/>
        </w:rPr>
        <w:t>(CAS info etc, where do I get it from</w:t>
      </w:r>
      <w:r w:rsidR="00303C90">
        <w:rPr>
          <w:color w:val="FF0000"/>
        </w:rPr>
        <w:t xml:space="preserve"> </w:t>
      </w:r>
      <w:r w:rsidR="00303C90" w:rsidRPr="00303C90">
        <w:rPr>
          <w:color w:val="FF0000"/>
        </w:rPr>
        <w:sym w:font="Wingdings" w:char="F0E0"/>
      </w:r>
      <w:r w:rsidR="00303C90">
        <w:rPr>
          <w:color w:val="FF0000"/>
        </w:rPr>
        <w:t xml:space="preserve"> need to ask Tom on return, proper licensing is needed to get access to ethane delivery</w:t>
      </w:r>
      <w:r w:rsidRPr="000F2533">
        <w:rPr>
          <w:color w:val="FF0000"/>
        </w:rPr>
        <w:t>)</w:t>
      </w:r>
      <w:r w:rsidR="00303C90">
        <w:rPr>
          <w:color w:val="FF0000"/>
        </w:rPr>
        <w:t>.</w:t>
      </w:r>
    </w:p>
    <w:p w14:paraId="301C72DA" w14:textId="24134CD5" w:rsidR="00A07845" w:rsidRDefault="00A07845" w:rsidP="00CB5C7B">
      <w:pPr>
        <w:rPr>
          <w:color w:val="FF0000"/>
        </w:rPr>
      </w:pPr>
      <w:r>
        <w:rPr>
          <w:color w:val="FF0000"/>
        </w:rPr>
        <w:t>What kind of regulator</w:t>
      </w:r>
      <w:r w:rsidR="0045682B">
        <w:rPr>
          <w:color w:val="FF0000"/>
        </w:rPr>
        <w:t>, Ethane acheminated through a 1/8“ pipe, flashback arrester</w:t>
      </w:r>
      <w:r w:rsidR="007961BE">
        <w:rPr>
          <w:color w:val="FF0000"/>
        </w:rPr>
        <w:t xml:space="preserve"> to avoid reflux of gas inside bottle </w:t>
      </w:r>
      <w:r w:rsidR="007961BE" w:rsidRPr="007961BE">
        <w:rPr>
          <w:color w:val="FF0000"/>
        </w:rPr>
        <w:sym w:font="Wingdings" w:char="F0E0"/>
      </w:r>
      <w:r w:rsidR="007961BE">
        <w:rPr>
          <w:color w:val="FF0000"/>
        </w:rPr>
        <w:t xml:space="preserve"> safety</w:t>
      </w:r>
      <w:r w:rsidR="0045682B">
        <w:rPr>
          <w:color w:val="FF0000"/>
        </w:rPr>
        <w:t xml:space="preserve">. </w:t>
      </w:r>
    </w:p>
    <w:p w14:paraId="79D9C4D9" w14:textId="3261AEC5" w:rsidR="00EF1275" w:rsidRDefault="00EF1275" w:rsidP="00CB5C7B">
      <w:pPr>
        <w:rPr>
          <w:color w:val="FF0000"/>
        </w:rPr>
      </w:pPr>
    </w:p>
    <w:p w14:paraId="687A91CF" w14:textId="77777777" w:rsidR="00EF1275" w:rsidRDefault="00EF1275" w:rsidP="00CB5C7B"/>
    <w:p w14:paraId="4294E819" w14:textId="77777777" w:rsidR="00140D30" w:rsidRDefault="00335599" w:rsidP="00140D30">
      <w:pPr>
        <w:keepNext/>
      </w:pPr>
      <w:r>
        <w:rPr>
          <w:noProof/>
        </w:rPr>
        <w:lastRenderedPageBreak/>
        <w:drawing>
          <wp:inline distT="0" distB="0" distL="0" distR="0" wp14:anchorId="7D0E347A" wp14:editId="63A6EC14">
            <wp:extent cx="5972810" cy="3359785"/>
            <wp:effectExtent l="0" t="0" r="8890" b="0"/>
            <wp:docPr id="19" name="Image 19"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e6.jpg"/>
                    <pic:cNvPicPr/>
                  </pic:nvPicPr>
                  <pic:blipFill>
                    <a:blip r:embed="rId12">
                      <a:extLst>
                        <a:ext uri="{28A0092B-C50C-407E-A947-70E740481C1C}">
                          <a14:useLocalDpi xmlns:a14="http://schemas.microsoft.com/office/drawing/2010/main" val="0"/>
                        </a:ext>
                      </a:extLst>
                    </a:blip>
                    <a:stretch>
                      <a:fillRect/>
                    </a:stretch>
                  </pic:blipFill>
                  <pic:spPr>
                    <a:xfrm>
                      <a:off x="0" y="0"/>
                      <a:ext cx="5972810" cy="3359785"/>
                    </a:xfrm>
                    <a:prstGeom prst="rect">
                      <a:avLst/>
                    </a:prstGeom>
                  </pic:spPr>
                </pic:pic>
              </a:graphicData>
            </a:graphic>
          </wp:inline>
        </w:drawing>
      </w:r>
    </w:p>
    <w:p w14:paraId="78340796" w14:textId="4171EBC9" w:rsidR="00CB5C7B" w:rsidRDefault="00140D30" w:rsidP="00140D30">
      <w:pPr>
        <w:pStyle w:val="Caption"/>
      </w:pPr>
      <w:r w:rsidRPr="00140D30">
        <w:rPr>
          <w:b/>
          <w:bCs/>
        </w:rPr>
        <w:t xml:space="preserve">Figure </w:t>
      </w:r>
      <w:r w:rsidRPr="00140D30">
        <w:rPr>
          <w:b/>
          <w:bCs/>
        </w:rPr>
        <w:fldChar w:fldCharType="begin"/>
      </w:r>
      <w:r w:rsidRPr="00140D30">
        <w:rPr>
          <w:b/>
          <w:bCs/>
        </w:rPr>
        <w:instrText xml:space="preserve"> SEQ Figure \* ARABIC </w:instrText>
      </w:r>
      <w:r w:rsidRPr="00140D30">
        <w:rPr>
          <w:b/>
          <w:bCs/>
        </w:rPr>
        <w:fldChar w:fldCharType="separate"/>
      </w:r>
      <w:r w:rsidR="001D3C54">
        <w:rPr>
          <w:b/>
          <w:bCs/>
          <w:noProof/>
        </w:rPr>
        <w:t>2</w:t>
      </w:r>
      <w:r w:rsidRPr="00140D30">
        <w:rPr>
          <w:b/>
          <w:bCs/>
        </w:rPr>
        <w:fldChar w:fldCharType="end"/>
      </w:r>
      <w:r>
        <w:t>: a) Separate pieces of cooling setup: (1) Dewar vessel, liquid N</w:t>
      </w:r>
      <w:r w:rsidRPr="00A1427F">
        <w:rPr>
          <w:vertAlign w:val="subscript"/>
        </w:rPr>
        <w:t>2</w:t>
      </w:r>
      <w:r>
        <w:t xml:space="preserve"> bath – primary cryogen (2) Custom reaction vessel for C</w:t>
      </w:r>
      <w:r w:rsidRPr="00610704">
        <w:rPr>
          <w:vertAlign w:val="subscript"/>
        </w:rPr>
        <w:t>2</w:t>
      </w:r>
      <w:r>
        <w:t>H</w:t>
      </w:r>
      <w:r w:rsidRPr="00610704">
        <w:rPr>
          <w:vertAlign w:val="subscript"/>
        </w:rPr>
        <w:t>6</w:t>
      </w:r>
      <w:r>
        <w:rPr>
          <w:vertAlign w:val="subscript"/>
        </w:rPr>
        <w:t xml:space="preserve"> </w:t>
      </w:r>
      <w:r>
        <w:t xml:space="preserve">– secondary cryogen (3) Frost shield (4) basket – PTFE 1 </w:t>
      </w:r>
      <w:r>
        <w:rPr>
          <w:rFonts w:cstheme="minorHAnsi"/>
        </w:rPr>
        <w:t>µ</w:t>
      </w:r>
      <w:r>
        <w:t>m membrane; b) Assembled cooling setup; c) Schematic diagram of the cooling setup</w:t>
      </w:r>
    </w:p>
    <w:p w14:paraId="6E57C91B" w14:textId="3F577030" w:rsidR="00CB5C7B" w:rsidRPr="00610704" w:rsidRDefault="00CB5C7B" w:rsidP="00CB5C7B">
      <w:pPr>
        <w:pStyle w:val="Caption"/>
      </w:pPr>
    </w:p>
    <w:p w14:paraId="1FBA77A7" w14:textId="391B4ABB" w:rsidR="0011040A" w:rsidRDefault="0011040A" w:rsidP="00216E5D"/>
    <w:p w14:paraId="670EC418" w14:textId="056F7F03" w:rsidR="00610704" w:rsidRDefault="00610704" w:rsidP="00610704"/>
    <w:p w14:paraId="713D9F9F" w14:textId="5B83C566" w:rsidR="00F36F24" w:rsidRDefault="00610704" w:rsidP="00216E5D">
      <w:r w:rsidRPr="00610704">
        <w:t>Ethane is liquid between 89.</w:t>
      </w:r>
      <w:r w:rsidR="00140D30">
        <w:t>7</w:t>
      </w:r>
      <w:r w:rsidRPr="00610704">
        <w:t xml:space="preserve"> </w:t>
      </w:r>
      <w:r w:rsidR="002747F2">
        <w:t xml:space="preserve">K </w:t>
      </w:r>
      <w:r w:rsidRPr="00610704">
        <w:t>and 184.</w:t>
      </w:r>
      <w:r w:rsidR="00140D30">
        <w:t>4</w:t>
      </w:r>
      <w:r w:rsidRPr="00610704">
        <w:t xml:space="preserve"> K at atmospheric pressure</w:t>
      </w:r>
      <w:r w:rsidR="00140D30">
        <w:t xml:space="preserve"> </w:t>
      </w:r>
      <w:r w:rsidR="00140D30" w:rsidRPr="00303C90">
        <w:rPr>
          <w:rStyle w:val="CitationThesisCar"/>
        </w:rPr>
        <w:t>(citation)</w:t>
      </w:r>
      <w:r w:rsidRPr="00610704">
        <w:t xml:space="preserve">. </w:t>
      </w:r>
      <w:r w:rsidR="00F36F24">
        <w:t>Liquefaction</w:t>
      </w:r>
      <w:r w:rsidRPr="00610704">
        <w:t xml:space="preserve"> is achieved by introducing ethane gas in </w:t>
      </w:r>
      <w:r w:rsidR="00392D32">
        <w:t>a</w:t>
      </w:r>
      <w:r w:rsidR="00F36F24">
        <w:t xml:space="preserve"> </w:t>
      </w:r>
      <w:r w:rsidR="005340A7">
        <w:t xml:space="preserve">reaction vessel </w:t>
      </w:r>
      <w:r w:rsidRPr="00610704">
        <w:t>(2)</w:t>
      </w:r>
      <w:r w:rsidR="005340A7">
        <w:t>,</w:t>
      </w:r>
      <w:r w:rsidR="00DE321C">
        <w:t xml:space="preserve"> cooled to 77 K</w:t>
      </w:r>
      <w:r w:rsidRPr="00610704">
        <w:t xml:space="preserve"> </w:t>
      </w:r>
      <w:r w:rsidR="00DE321C">
        <w:t xml:space="preserve">by </w:t>
      </w:r>
      <w:r w:rsidRPr="00610704">
        <w:t>submer</w:t>
      </w:r>
      <w:r w:rsidR="00DE321C">
        <w:t>sion</w:t>
      </w:r>
      <w:r w:rsidRPr="00610704">
        <w:t xml:space="preserve"> in liquid </w:t>
      </w:r>
      <w:r w:rsidR="00140D30">
        <w:t>n</w:t>
      </w:r>
      <w:r w:rsidR="007961BE" w:rsidRPr="00610704">
        <w:t xml:space="preserve">itrogen </w:t>
      </w:r>
      <w:r w:rsidR="00392D32">
        <w:t xml:space="preserve">contained in </w:t>
      </w:r>
      <w:r w:rsidR="007961BE" w:rsidRPr="00610704">
        <w:t>(</w:t>
      </w:r>
      <w:r w:rsidRPr="00610704">
        <w:t xml:space="preserve">1). </w:t>
      </w:r>
      <w:r w:rsidR="00F36F24" w:rsidRPr="00610704">
        <w:t>(3) is a frost shield</w:t>
      </w:r>
      <w:r w:rsidR="00392D32">
        <w:t>, the purpose of which</w:t>
      </w:r>
      <w:r w:rsidR="00F36F24" w:rsidRPr="00610704">
        <w:t xml:space="preserve"> is</w:t>
      </w:r>
      <w:r w:rsidR="00392D32">
        <w:t xml:space="preserve"> </w:t>
      </w:r>
      <w:r w:rsidR="00F36F24" w:rsidRPr="00610704">
        <w:t xml:space="preserve">to catch frost that inevitably grows </w:t>
      </w:r>
      <w:r w:rsidR="00392D32">
        <w:t xml:space="preserve">from the water </w:t>
      </w:r>
      <w:del w:id="58" w:author="Anita.Dawes" w:date="2020-06-25T15:03:00Z">
        <w:r w:rsidR="00392D32" w:rsidDel="00BA3EAB">
          <w:delText xml:space="preserve">moisture </w:delText>
        </w:r>
      </w:del>
      <w:ins w:id="59" w:author="Anita.Dawes" w:date="2020-06-25T15:03:00Z">
        <w:r w:rsidR="00BA3EAB">
          <w:t xml:space="preserve">vapour </w:t>
        </w:r>
      </w:ins>
      <w:r w:rsidR="00392D32">
        <w:t xml:space="preserve">present within the </w:t>
      </w:r>
      <w:commentRangeStart w:id="60"/>
      <w:r w:rsidR="00392D32">
        <w:t>glove box</w:t>
      </w:r>
      <w:commentRangeEnd w:id="60"/>
      <w:r w:rsidR="00BA3EAB">
        <w:rPr>
          <w:rStyle w:val="CommentReference"/>
        </w:rPr>
        <w:commentReference w:id="60"/>
      </w:r>
      <w:r w:rsidR="00DE321C">
        <w:t>, sticking</w:t>
      </w:r>
      <w:r w:rsidR="00392D32">
        <w:t xml:space="preserve"> </w:t>
      </w:r>
      <w:r w:rsidR="00F36F24" w:rsidRPr="00610704">
        <w:t xml:space="preserve">on the cold </w:t>
      </w:r>
      <w:r w:rsidR="00392D32">
        <w:t>metal parts</w:t>
      </w:r>
      <w:r w:rsidR="00F36F24" w:rsidRPr="00610704">
        <w:t xml:space="preserve"> of the </w:t>
      </w:r>
      <w:r w:rsidR="00DE321C">
        <w:t>reaction vessel</w:t>
      </w:r>
      <w:r w:rsidR="00F36F24" w:rsidRPr="00610704">
        <w:t xml:space="preserve"> </w:t>
      </w:r>
      <w:r w:rsidR="00F36F24">
        <w:t>(2)</w:t>
      </w:r>
      <w:r w:rsidR="00DE321C">
        <w:t>.</w:t>
      </w:r>
      <w:r w:rsidR="00392D32">
        <w:t xml:space="preserve"> </w:t>
      </w:r>
      <w:r w:rsidR="00DE321C">
        <w:t>T</w:t>
      </w:r>
      <w:r w:rsidR="00392D32">
        <w:t>h</w:t>
      </w:r>
      <w:r w:rsidR="00DE321C">
        <w:t>i</w:t>
      </w:r>
      <w:r w:rsidR="00392D32">
        <w:t>s</w:t>
      </w:r>
      <w:r w:rsidR="00F36F24">
        <w:t xml:space="preserve"> </w:t>
      </w:r>
      <w:r w:rsidR="00DE321C">
        <w:t xml:space="preserve">is necessary to </w:t>
      </w:r>
      <w:r w:rsidR="00F36F24">
        <w:t>prevent</w:t>
      </w:r>
      <w:r w:rsidR="00DE321C">
        <w:t xml:space="preserve"> frost </w:t>
      </w:r>
      <w:r w:rsidR="00DE321C" w:rsidRPr="00610704">
        <w:t>from</w:t>
      </w:r>
      <w:r w:rsidR="00F36F24" w:rsidRPr="00610704">
        <w:t xml:space="preserve"> falling into the cryo</w:t>
      </w:r>
      <w:r w:rsidR="00F36F24">
        <w:t>gen</w:t>
      </w:r>
      <w:r w:rsidR="00F36F24" w:rsidRPr="00610704">
        <w:t>, as this w</w:t>
      </w:r>
      <w:r w:rsidR="00F36F24">
        <w:t>ould</w:t>
      </w:r>
      <w:r w:rsidR="00F36F24" w:rsidRPr="00610704">
        <w:t xml:space="preserve"> be a source of impurity. (4) is a PTFE </w:t>
      </w:r>
      <w:r w:rsidR="00392D32" w:rsidRPr="00610704">
        <w:t>membrane</w:t>
      </w:r>
      <w:ins w:id="61" w:author="Anita.Dawes" w:date="2020-06-25T15:10:00Z">
        <w:r w:rsidR="00DF2113">
          <w:t>,</w:t>
        </w:r>
      </w:ins>
      <w:r w:rsidR="00392D32" w:rsidRPr="00610704">
        <w:t xml:space="preserve"> </w:t>
      </w:r>
      <w:del w:id="62" w:author="Anita.Dawes" w:date="2020-06-25T15:09:00Z">
        <w:r w:rsidR="00392D32" w:rsidDel="00DF2113">
          <w:delText xml:space="preserve">with </w:delText>
        </w:r>
      </w:del>
      <w:ins w:id="63" w:author="Anita.Dawes" w:date="2020-06-25T15:09:00Z">
        <w:r w:rsidR="00DF2113">
          <w:t xml:space="preserve">containing </w:t>
        </w:r>
      </w:ins>
      <w:del w:id="64" w:author="Anita.Dawes" w:date="2020-06-25T15:10:00Z">
        <w:r w:rsidR="00392D32" w:rsidDel="00DF2113">
          <w:delText xml:space="preserve">one </w:delText>
        </w:r>
      </w:del>
      <w:r w:rsidR="00F36F24" w:rsidRPr="00610704">
        <w:t>1</w:t>
      </w:r>
      <w:r w:rsidR="004329EF">
        <w:t> </w:t>
      </w:r>
      <w:r w:rsidR="00F36F24" w:rsidRPr="00610704">
        <w:t>μm</w:t>
      </w:r>
      <w:r w:rsidR="00392D32">
        <w:t xml:space="preserve"> </w:t>
      </w:r>
      <w:del w:id="65" w:author="Anita.Dawes" w:date="2020-06-25T15:09:00Z">
        <w:r w:rsidR="00392D32" w:rsidDel="00DF2113">
          <w:delText xml:space="preserve">opening </w:delText>
        </w:r>
      </w:del>
      <w:ins w:id="66" w:author="Anita.Dawes" w:date="2020-06-25T15:09:00Z">
        <w:r w:rsidR="00DF2113">
          <w:t xml:space="preserve">sized </w:t>
        </w:r>
      </w:ins>
      <w:r w:rsidR="00392D32">
        <w:t>pores,</w:t>
      </w:r>
      <w:r w:rsidR="00F36F24" w:rsidRPr="00610704">
        <w:t xml:space="preserve"> screwed at the bottom of </w:t>
      </w:r>
      <w:r w:rsidR="00392D32">
        <w:t>a custom-made</w:t>
      </w:r>
      <w:r w:rsidR="00F36F24" w:rsidRPr="00610704">
        <w:t xml:space="preserve"> basket that is used to fish out the particles from the </w:t>
      </w:r>
      <w:r w:rsidR="00392D32">
        <w:t>cryogen</w:t>
      </w:r>
      <w:r w:rsidR="00F36F24" w:rsidRPr="00610704">
        <w:t>.</w:t>
      </w:r>
      <w:r w:rsidR="00F36F24">
        <w:t xml:space="preserve"> </w:t>
      </w:r>
      <w:r w:rsidR="00CA60EB">
        <w:t>(</w:t>
      </w:r>
      <w:r w:rsidR="00F36F24">
        <w:t>2</w:t>
      </w:r>
      <w:r w:rsidR="00CA60EB">
        <w:t>)</w:t>
      </w:r>
      <w:r w:rsidR="00F36F24">
        <w:t xml:space="preserve">, </w:t>
      </w:r>
      <w:r w:rsidR="00CA60EB">
        <w:t>(</w:t>
      </w:r>
      <w:r w:rsidR="00F36F24">
        <w:t>3</w:t>
      </w:r>
      <w:r w:rsidR="00CA60EB">
        <w:t>)</w:t>
      </w:r>
      <w:r w:rsidR="00F36F24">
        <w:t xml:space="preserve"> and </w:t>
      </w:r>
      <w:r w:rsidR="00CA60EB">
        <w:t>(</w:t>
      </w:r>
      <w:r w:rsidR="00F36F24">
        <w:t>4</w:t>
      </w:r>
      <w:r w:rsidR="00CA60EB">
        <w:t xml:space="preserve">) are </w:t>
      </w:r>
      <w:r w:rsidR="00DE321C">
        <w:t xml:space="preserve">made of </w:t>
      </w:r>
      <w:commentRangeStart w:id="67"/>
      <w:r w:rsidR="00DE321C">
        <w:t>copper</w:t>
      </w:r>
      <w:commentRangeEnd w:id="67"/>
      <w:r w:rsidR="00DF2113">
        <w:rPr>
          <w:rStyle w:val="CommentReference"/>
        </w:rPr>
        <w:commentReference w:id="67"/>
      </w:r>
      <w:r w:rsidR="00CA60EB">
        <w:t>, a high thermal conduct</w:t>
      </w:r>
      <w:r w:rsidR="007123AF">
        <w:t xml:space="preserve">ive metal (thermal conductivity of 401 W/m/K at 273K </w:t>
      </w:r>
      <w:r w:rsidR="007123AF" w:rsidRPr="00303C90">
        <w:rPr>
          <w:rStyle w:val="CitationThesisCar"/>
        </w:rPr>
        <w:t>(citation</w:t>
      </w:r>
      <w:r w:rsidR="007123AF">
        <w:rPr>
          <w:rStyle w:val="CitationThesisCar"/>
        </w:rPr>
        <w:t xml:space="preserve"> – value taken from Wikipedia)</w:t>
      </w:r>
      <w:r w:rsidR="007123AF">
        <w:t xml:space="preserve">), </w:t>
      </w:r>
      <w:r w:rsidR="00CA60EB">
        <w:t xml:space="preserve">allowing for </w:t>
      </w:r>
      <w:del w:id="68" w:author="Anita.Dawes" w:date="2020-06-25T15:12:00Z">
        <w:r w:rsidR="00CA60EB" w:rsidDel="00DF2113">
          <w:delText xml:space="preserve">an </w:delText>
        </w:r>
      </w:del>
      <w:r w:rsidR="00CA60EB">
        <w:t>efficient thermal</w:t>
      </w:r>
      <w:r w:rsidR="004329EF">
        <w:t xml:space="preserve"> transfer</w:t>
      </w:r>
      <w:r w:rsidR="007123AF">
        <w:t>.</w:t>
      </w:r>
      <w:r w:rsidR="004329EF">
        <w:t xml:space="preserve"> T</w:t>
      </w:r>
      <w:r w:rsidR="007123AF">
        <w:t xml:space="preserve">hey </w:t>
      </w:r>
      <w:r w:rsidR="00F36F24">
        <w:t xml:space="preserve">must be </w:t>
      </w:r>
      <w:r w:rsidR="00CA60EB">
        <w:t xml:space="preserve">put </w:t>
      </w:r>
      <w:r w:rsidR="00F36F24">
        <w:t xml:space="preserve">in place as shown in Figure 2 (b) </w:t>
      </w:r>
      <w:r w:rsidR="00CA60EB">
        <w:t>prior to</w:t>
      </w:r>
      <w:r w:rsidR="00F36F24">
        <w:t xml:space="preserve"> the initial cooling phase</w:t>
      </w:r>
      <w:r w:rsidR="004329EF">
        <w:t>, basket (4) being introduced first followed by the frost shield (3)</w:t>
      </w:r>
      <w:r w:rsidR="00DE321C">
        <w:t>.</w:t>
      </w:r>
      <w:r w:rsidR="007123AF">
        <w:t xml:space="preserve"> </w:t>
      </w:r>
      <w:r w:rsidR="004329EF">
        <w:t>B</w:t>
      </w:r>
      <w:r w:rsidR="007123AF">
        <w:t xml:space="preserve">ecause they are made of the same material (copper), mechanical stress due to differential shrinking </w:t>
      </w:r>
      <w:r w:rsidR="004329EF">
        <w:t>resulting from exposure to</w:t>
      </w:r>
      <w:r w:rsidR="007123AF">
        <w:t xml:space="preserve"> cold temperature is prevented. </w:t>
      </w:r>
    </w:p>
    <w:p w14:paraId="6D7497EB" w14:textId="202D7BE9" w:rsidR="00610704" w:rsidRDefault="007961BE" w:rsidP="00216E5D">
      <w:r>
        <w:t xml:space="preserve">Once (1) </w:t>
      </w:r>
      <w:r w:rsidRPr="00610704">
        <w:t>is</w:t>
      </w:r>
      <w:r w:rsidR="00140D30">
        <w:t xml:space="preserve"> filled with</w:t>
      </w:r>
      <w:r>
        <w:t xml:space="preserve"> liquid </w:t>
      </w:r>
      <w:r w:rsidR="00140D30">
        <w:t>n</w:t>
      </w:r>
      <w:r>
        <w:t>itrogen as described previously, (2) is slowly submerged into (</w:t>
      </w:r>
      <w:r w:rsidR="008133A6">
        <w:t>1</w:t>
      </w:r>
      <w:r>
        <w:t xml:space="preserve">) </w:t>
      </w:r>
      <w:r w:rsidRPr="00610704">
        <w:t>to progressively cool it down</w:t>
      </w:r>
      <w:r>
        <w:t xml:space="preserve">. </w:t>
      </w:r>
      <w:r w:rsidRPr="00610704">
        <w:t xml:space="preserve">This part </w:t>
      </w:r>
      <w:r>
        <w:t xml:space="preserve">of the procedure </w:t>
      </w:r>
      <w:r w:rsidRPr="00610704">
        <w:t xml:space="preserve">can be quite time-consuming </w:t>
      </w:r>
      <w:r w:rsidR="00A14402">
        <w:t xml:space="preserve">(10-15 min) </w:t>
      </w:r>
      <w:r w:rsidRPr="00610704">
        <w:t xml:space="preserve">and posing risks because cooling (2) greatly enhances </w:t>
      </w:r>
      <w:r w:rsidR="00140D30">
        <w:t>n</w:t>
      </w:r>
      <w:r>
        <w:t>itrogen</w:t>
      </w:r>
      <w:r w:rsidRPr="00610704">
        <w:t xml:space="preserve"> evaporation which in turn increases the pressure within the GB inflating the gloves</w:t>
      </w:r>
      <w:r w:rsidR="00F36F24">
        <w:t xml:space="preserve">. </w:t>
      </w:r>
      <w:r w:rsidR="00B773E3">
        <w:t>I</w:t>
      </w:r>
      <w:r w:rsidR="00F36F24">
        <w:t xml:space="preserve"> overcome </w:t>
      </w:r>
      <w:r w:rsidR="00B773E3">
        <w:t xml:space="preserve">this issue </w:t>
      </w:r>
      <w:r w:rsidR="00F36F24">
        <w:t xml:space="preserve">by holding </w:t>
      </w:r>
      <w:r w:rsidR="00B773E3">
        <w:t xml:space="preserve">and </w:t>
      </w:r>
      <w:commentRangeStart w:id="69"/>
      <w:r w:rsidR="00B773E3">
        <w:t xml:space="preserve">dipping </w:t>
      </w:r>
      <w:commentRangeEnd w:id="69"/>
      <w:r w:rsidR="008A6086">
        <w:rPr>
          <w:rStyle w:val="CommentReference"/>
        </w:rPr>
        <w:commentReference w:id="69"/>
      </w:r>
      <w:r w:rsidR="00B773E3">
        <w:t xml:space="preserve">the reaction vessel with </w:t>
      </w:r>
      <w:del w:id="70" w:author="Anita.Dawes" w:date="2020-06-25T15:14:00Z">
        <w:r w:rsidR="00B773E3" w:rsidDel="00DF2113">
          <w:delText>my left</w:delText>
        </w:r>
      </w:del>
      <w:ins w:id="71" w:author="Anita.Dawes" w:date="2020-06-25T15:14:00Z">
        <w:r w:rsidR="00DF2113">
          <w:t>one</w:t>
        </w:r>
      </w:ins>
      <w:r w:rsidR="00B773E3">
        <w:t xml:space="preserve"> hand </w:t>
      </w:r>
      <w:del w:id="72" w:author="Anita.Dawes" w:date="2020-06-25T15:15:00Z">
        <w:r w:rsidR="00B773E3" w:rsidDel="008A6086">
          <w:delText>(</w:delText>
        </w:r>
      </w:del>
      <w:r w:rsidR="00B773E3">
        <w:t>inside the glove box</w:t>
      </w:r>
      <w:del w:id="73" w:author="Anita.Dawes" w:date="2020-06-25T15:15:00Z">
        <w:r w:rsidR="00B773E3" w:rsidDel="008A6086">
          <w:delText>)</w:delText>
        </w:r>
      </w:del>
      <w:r w:rsidR="00D405F8">
        <w:t xml:space="preserve"> while</w:t>
      </w:r>
      <w:r w:rsidR="00B773E3">
        <w:t xml:space="preserve"> </w:t>
      </w:r>
      <w:r w:rsidR="00D405F8">
        <w:t xml:space="preserve">keeping my </w:t>
      </w:r>
      <w:del w:id="74" w:author="Anita.Dawes" w:date="2020-06-25T15:14:00Z">
        <w:r w:rsidR="00D405F8" w:rsidDel="00DF2113">
          <w:delText xml:space="preserve">right </w:delText>
        </w:r>
      </w:del>
      <w:ins w:id="75" w:author="Anita.Dawes" w:date="2020-06-25T15:14:00Z">
        <w:r w:rsidR="00DF2113">
          <w:t xml:space="preserve">other </w:t>
        </w:r>
      </w:ins>
      <w:r w:rsidR="00D405F8">
        <w:t xml:space="preserve">hand out in order to </w:t>
      </w:r>
      <w:ins w:id="76" w:author="Anita.Dawes" w:date="2020-06-25T15:15:00Z">
        <w:r w:rsidR="008A6086">
          <w:t xml:space="preserve">externally </w:t>
        </w:r>
      </w:ins>
      <w:r w:rsidR="00D405F8">
        <w:t xml:space="preserve">open </w:t>
      </w:r>
      <w:r w:rsidR="00D405F8">
        <w:lastRenderedPageBreak/>
        <w:t xml:space="preserve">or close </w:t>
      </w:r>
      <w:r w:rsidR="008133A6">
        <w:t>V</w:t>
      </w:r>
      <w:r w:rsidR="008133A6" w:rsidRPr="008133A6">
        <w:rPr>
          <w:vertAlign w:val="subscript"/>
        </w:rPr>
        <w:t>1</w:t>
      </w:r>
      <w:r w:rsidR="00D405F8">
        <w:t xml:space="preserve"> to release the overpressure. </w:t>
      </w:r>
      <w:r w:rsidR="00B37287">
        <w:t>Cryogenic gloves must be worn inside the glove box (</w:t>
      </w:r>
      <w:del w:id="77" w:author="Anita.Dawes" w:date="2020-06-25T15:16:00Z">
        <w:r w:rsidR="00B37287" w:rsidDel="008A6086">
          <w:delText xml:space="preserve">on </w:delText>
        </w:r>
      </w:del>
      <w:ins w:id="78" w:author="Anita.Dawes" w:date="2020-06-25T15:16:00Z">
        <w:r w:rsidR="008A6086">
          <w:t xml:space="preserve">over the </w:t>
        </w:r>
      </w:ins>
      <w:r w:rsidR="00B37287">
        <w:t>top of the glove box gloves)</w:t>
      </w:r>
      <w:r w:rsidR="00A14402">
        <w:t xml:space="preserve"> to prevent injuries from </w:t>
      </w:r>
      <w:r w:rsidR="00C92789">
        <w:t>prolonged</w:t>
      </w:r>
      <w:r w:rsidR="00A14402">
        <w:t xml:space="preserve"> contact with cold temperatures</w:t>
      </w:r>
      <w:r w:rsidR="00B37287">
        <w:t xml:space="preserve">. </w:t>
      </w:r>
      <w:r w:rsidR="00A14402">
        <w:t xml:space="preserve">Cooling of the reaction vessel at liquid nitrogen temperature (77K) is </w:t>
      </w:r>
      <w:r w:rsidR="00BD0AD3">
        <w:t>identified by an intense evaporation event (</w:t>
      </w:r>
      <w:r w:rsidR="00BD0AD3">
        <w:rPr>
          <w:color w:val="FF0000"/>
        </w:rPr>
        <w:t>Leidenfrost effect?</w:t>
      </w:r>
      <w:r w:rsidR="00BD0AD3">
        <w:t xml:space="preserve">), followed by the liquid </w:t>
      </w:r>
      <w:r w:rsidR="00140D30">
        <w:t>n</w:t>
      </w:r>
      <w:r w:rsidR="00BD0AD3">
        <w:t xml:space="preserve">itrogen becoming quiescent. </w:t>
      </w:r>
      <w:r w:rsidR="00A14402">
        <w:t>T</w:t>
      </w:r>
      <w:r w:rsidR="00BD0AD3">
        <w:t xml:space="preserve">his phase </w:t>
      </w:r>
      <w:r w:rsidR="00A14402">
        <w:t>usually</w:t>
      </w:r>
      <w:r w:rsidR="00BD0AD3">
        <w:t xml:space="preserve"> </w:t>
      </w:r>
      <w:r w:rsidR="00B83000">
        <w:t>results</w:t>
      </w:r>
      <w:r w:rsidR="00BD0AD3">
        <w:t xml:space="preserve"> in the evaporation of most of liquid </w:t>
      </w:r>
      <w:r w:rsidR="00A14402">
        <w:t>n</w:t>
      </w:r>
      <w:r w:rsidR="00BD0AD3">
        <w:t>itrogen</w:t>
      </w:r>
      <w:r w:rsidR="00A14402">
        <w:t xml:space="preserve"> which</w:t>
      </w:r>
      <w:r w:rsidR="00BD0AD3">
        <w:t xml:space="preserve"> can be topped up</w:t>
      </w:r>
      <w:r w:rsidR="00B37287">
        <w:t xml:space="preserve"> </w:t>
      </w:r>
      <w:r w:rsidR="00BD0AD3">
        <w:t xml:space="preserve">in (1), </w:t>
      </w:r>
      <w:ins w:id="79" w:author="Anita.Dawes" w:date="2020-06-25T15:19:00Z">
        <w:r w:rsidR="008A6086">
          <w:t xml:space="preserve">to </w:t>
        </w:r>
      </w:ins>
      <w:r w:rsidR="00BD0AD3">
        <w:t>no more than 2/3</w:t>
      </w:r>
      <w:ins w:id="80" w:author="Anita.Dawes" w:date="2020-06-25T15:19:00Z">
        <w:r w:rsidR="008A6086">
          <w:t xml:space="preserve"> of the level</w:t>
        </w:r>
      </w:ins>
      <w:r w:rsidR="00A14402">
        <w:t xml:space="preserve"> </w:t>
      </w:r>
      <w:r w:rsidR="00BD0AD3">
        <w:t xml:space="preserve">to account for the volume of </w:t>
      </w:r>
      <w:r w:rsidR="00A14402">
        <w:t>the reaction vessel</w:t>
      </w:r>
      <w:r w:rsidR="00BD0AD3">
        <w:t>.</w:t>
      </w:r>
    </w:p>
    <w:p w14:paraId="4E3806FF" w14:textId="2481353A" w:rsidR="00E32139" w:rsidRDefault="00610704" w:rsidP="00610704">
      <w:r w:rsidRPr="00610704">
        <w:t>Once th</w:t>
      </w:r>
      <w:r w:rsidR="00B83000">
        <w:t xml:space="preserve">e reaction vessel </w:t>
      </w:r>
      <w:ins w:id="81" w:author="Anita.Dawes" w:date="2020-06-25T15:19:00Z">
        <w:r w:rsidR="008A6086">
          <w:t xml:space="preserve">is </w:t>
        </w:r>
      </w:ins>
      <w:r w:rsidR="001E2049">
        <w:t>at liquid nitrogen temperature</w:t>
      </w:r>
      <w:r w:rsidR="00B83000">
        <w:t xml:space="preserve"> 77K</w:t>
      </w:r>
      <w:r w:rsidRPr="00610704">
        <w:t xml:space="preserve">, </w:t>
      </w:r>
      <w:r w:rsidR="00B83000">
        <w:t>e</w:t>
      </w:r>
      <w:r w:rsidRPr="00610704">
        <w:t>thane gas</w:t>
      </w:r>
      <w:r w:rsidR="00BD0AD3">
        <w:t xml:space="preserve"> is introduced</w:t>
      </w:r>
      <w:r w:rsidRPr="00610704">
        <w:t xml:space="preserve"> into (2) via a movable</w:t>
      </w:r>
      <w:r w:rsidR="00E32139">
        <w:t xml:space="preserve"> </w:t>
      </w:r>
      <w:r w:rsidRPr="00610704">
        <w:t>copper pipe</w:t>
      </w:r>
      <w:r w:rsidR="00BD0AD3">
        <w:t xml:space="preserve"> </w:t>
      </w:r>
      <w:r w:rsidR="001E2049">
        <w:t xml:space="preserve">from the ethane gas bottle </w:t>
      </w:r>
      <w:commentRangeStart w:id="82"/>
      <w:r w:rsidR="00BD0AD3">
        <w:t>c</w:t>
      </w:r>
      <w:r w:rsidR="00E32139">
        <w:t>hanneling</w:t>
      </w:r>
      <w:r w:rsidR="00BD0AD3">
        <w:t xml:space="preserve"> </w:t>
      </w:r>
      <w:commentRangeEnd w:id="82"/>
      <w:r w:rsidR="008A6086">
        <w:rPr>
          <w:rStyle w:val="CommentReference"/>
        </w:rPr>
        <w:commentReference w:id="82"/>
      </w:r>
      <w:r w:rsidR="00BD0AD3">
        <w:t>t</w:t>
      </w:r>
      <w:r w:rsidR="00E32139">
        <w:t>hrough</w:t>
      </w:r>
      <w:r w:rsidR="00BD0AD3">
        <w:t xml:space="preserve"> the glove box via the valve (V</w:t>
      </w:r>
      <w:r w:rsidR="00BD0AD3" w:rsidRPr="00BD0AD3">
        <w:rPr>
          <w:vertAlign w:val="subscript"/>
        </w:rPr>
        <w:t>4</w:t>
      </w:r>
      <w:r w:rsidR="00BD0AD3">
        <w:t>)</w:t>
      </w:r>
      <w:r w:rsidRPr="00610704">
        <w:t>.</w:t>
      </w:r>
      <w:r>
        <w:t xml:space="preserve"> </w:t>
      </w:r>
      <w:ins w:id="83" w:author="Anita.Dawes" w:date="2020-06-25T15:20:00Z">
        <w:r w:rsidR="008A6086">
          <w:t xml:space="preserve">This is done by </w:t>
        </w:r>
      </w:ins>
      <w:del w:id="84" w:author="Anita.Dawes" w:date="2020-06-25T15:21:00Z">
        <w:r w:rsidR="00B83000" w:rsidDel="008A6086">
          <w:delText>F</w:delText>
        </w:r>
      </w:del>
      <w:ins w:id="85" w:author="Anita.Dawes" w:date="2020-06-25T15:21:00Z">
        <w:r w:rsidR="008A6086">
          <w:t>f</w:t>
        </w:r>
      </w:ins>
      <w:r w:rsidR="00B83000">
        <w:t>irst</w:t>
      </w:r>
      <w:del w:id="86" w:author="Anita.Dawes" w:date="2020-06-25T15:21:00Z">
        <w:r w:rsidR="00B83000" w:rsidDel="008A6086">
          <w:delText>,</w:delText>
        </w:r>
      </w:del>
      <w:r w:rsidR="00B83000">
        <w:t xml:space="preserve"> </w:t>
      </w:r>
      <w:ins w:id="87" w:author="Anita.Dawes" w:date="2020-06-25T15:21:00Z">
        <w:r w:rsidR="008A6086">
          <w:t xml:space="preserve">opening </w:t>
        </w:r>
      </w:ins>
      <w:r w:rsidR="00B83000">
        <w:t>the gas bottle</w:t>
      </w:r>
      <w:del w:id="88" w:author="Anita.Dawes" w:date="2020-06-25T15:21:00Z">
        <w:r w:rsidR="00B83000" w:rsidDel="008A6086">
          <w:delText xml:space="preserve"> is opened</w:delText>
        </w:r>
      </w:del>
      <w:r w:rsidR="00B83000">
        <w:t>, followed by the gas regulator and finally the valve V</w:t>
      </w:r>
      <w:r w:rsidR="00B83000" w:rsidRPr="00B83000">
        <w:rPr>
          <w:vertAlign w:val="subscript"/>
        </w:rPr>
        <w:t>4</w:t>
      </w:r>
      <w:r w:rsidR="00B83000">
        <w:t>. Ethane pressure is monitored using a digital pressure ga</w:t>
      </w:r>
      <w:ins w:id="89" w:author="Anita.Dawes" w:date="2020-06-25T15:21:00Z">
        <w:r w:rsidR="008A6086">
          <w:t>u</w:t>
        </w:r>
      </w:ins>
      <w:r w:rsidR="00B83000">
        <w:t xml:space="preserve">ge connected upstream </w:t>
      </w:r>
      <w:ins w:id="90" w:author="Anita.Dawes" w:date="2020-06-25T15:21:00Z">
        <w:r w:rsidR="008A6086">
          <w:t xml:space="preserve">of </w:t>
        </w:r>
      </w:ins>
      <w:r w:rsidR="00B83000">
        <w:t>the regulator</w:t>
      </w:r>
      <w:r w:rsidR="00E32139">
        <w:t xml:space="preserve"> and </w:t>
      </w:r>
      <w:commentRangeStart w:id="91"/>
      <w:r w:rsidR="00E32139">
        <w:t>before the ethane pipe</w:t>
      </w:r>
      <w:commentRangeEnd w:id="91"/>
      <w:r w:rsidR="008A6086">
        <w:rPr>
          <w:rStyle w:val="CommentReference"/>
        </w:rPr>
        <w:commentReference w:id="91"/>
      </w:r>
      <w:r w:rsidR="00B83000">
        <w:t xml:space="preserve">. </w:t>
      </w:r>
    </w:p>
    <w:p w14:paraId="56C84D50" w14:textId="08864AE0" w:rsidR="00162DEE" w:rsidRDefault="00610704" w:rsidP="00610704">
      <w:r>
        <w:t>Th</w:t>
      </w:r>
      <w:r w:rsidR="009B3143">
        <w:t xml:space="preserve">e ethane introduction is characterized by the </w:t>
      </w:r>
      <w:del w:id="92" w:author="Anita.Dawes" w:date="2020-06-25T15:25:00Z">
        <w:r w:rsidR="009B3143" w:rsidDel="00C23F1E">
          <w:delText>apparition</w:delText>
        </w:r>
        <w:r w:rsidDel="00C23F1E">
          <w:delText xml:space="preserve"> </w:delText>
        </w:r>
      </w:del>
      <w:ins w:id="93" w:author="Anita.Dawes" w:date="2020-06-25T15:25:00Z">
        <w:r w:rsidR="00C23F1E">
          <w:t xml:space="preserve">appearance </w:t>
        </w:r>
      </w:ins>
      <w:r w:rsidR="009B3143">
        <w:t xml:space="preserve">of </w:t>
      </w:r>
      <w:r>
        <w:t>a</w:t>
      </w:r>
      <w:r w:rsidR="009B3143">
        <w:t xml:space="preserve"> thick</w:t>
      </w:r>
      <w:r>
        <w:t xml:space="preserve"> fog</w:t>
      </w:r>
      <w:r w:rsidR="00BD0AD3">
        <w:t xml:space="preserve"> </w:t>
      </w:r>
      <w:r w:rsidR="009B3143">
        <w:t xml:space="preserve">of ethane microdroplets </w:t>
      </w:r>
      <w:r w:rsidR="00162DEE">
        <w:t>within</w:t>
      </w:r>
      <w:r w:rsidR="009B3143">
        <w:t xml:space="preserve"> the reaction vessel</w:t>
      </w:r>
      <w:r w:rsidR="00162DEE">
        <w:t xml:space="preserve"> (as shown in </w:t>
      </w:r>
      <w:commentRangeStart w:id="94"/>
      <w:r w:rsidR="00162DEE">
        <w:t>figure 15</w:t>
      </w:r>
      <w:commentRangeEnd w:id="94"/>
      <w:r w:rsidR="00C23F1E">
        <w:rPr>
          <w:rStyle w:val="CommentReference"/>
        </w:rPr>
        <w:commentReference w:id="94"/>
      </w:r>
      <w:r w:rsidR="00162DEE">
        <w:t>). This fog is strongly influenced by the incoming ethane gas flow. Indeed, an ethane pressure set up too high will result in turbulent convection into the reaction vessel blowing out</w:t>
      </w:r>
      <w:r w:rsidR="00680B08">
        <w:t xml:space="preserve"> </w:t>
      </w:r>
      <w:r w:rsidR="001E2049">
        <w:t>from</w:t>
      </w:r>
      <w:r w:rsidR="00680B08">
        <w:t xml:space="preserve"> </w:t>
      </w:r>
      <w:r w:rsidR="001E2049">
        <w:t>it</w:t>
      </w:r>
      <w:r w:rsidR="00162DEE">
        <w:t xml:space="preserve"> most of the liquid droplets, thus reducing the </w:t>
      </w:r>
      <w:r w:rsidR="0063692D">
        <w:t>liquefaction</w:t>
      </w:r>
      <w:r w:rsidR="00162DEE">
        <w:t xml:space="preserve"> efficiency. </w:t>
      </w:r>
    </w:p>
    <w:p w14:paraId="4F10DEED" w14:textId="24C255FF" w:rsidR="002F367F" w:rsidRDefault="00C23F1E" w:rsidP="00610704">
      <w:ins w:id="95" w:author="Anita.Dawes" w:date="2020-06-25T15:26:00Z">
        <w:r>
          <w:t xml:space="preserve">To achieve ideal flow conditions, </w:t>
        </w:r>
      </w:ins>
      <w:del w:id="96" w:author="Anita.Dawes" w:date="2020-06-25T15:26:00Z">
        <w:r w:rsidR="009B3143" w:rsidDel="00C23F1E">
          <w:delText>E</w:delText>
        </w:r>
      </w:del>
      <w:ins w:id="97" w:author="Anita.Dawes" w:date="2020-06-25T15:26:00Z">
        <w:r>
          <w:t>e</w:t>
        </w:r>
      </w:ins>
      <w:r w:rsidR="002F367F">
        <w:t>thane pressure</w:t>
      </w:r>
      <w:r w:rsidR="00610704">
        <w:t xml:space="preserve"> is adjusted </w:t>
      </w:r>
      <w:r w:rsidR="002F367F">
        <w:t xml:space="preserve">using the regulator </w:t>
      </w:r>
      <w:ins w:id="98" w:author="Anita.Dawes" w:date="2020-06-25T15:26:00Z">
        <w:r>
          <w:t xml:space="preserve">to </w:t>
        </w:r>
      </w:ins>
      <w:r w:rsidR="00610704">
        <w:t xml:space="preserve">around 100 mbar to </w:t>
      </w:r>
      <w:del w:id="99" w:author="Anita.Dawes" w:date="2020-06-25T15:26:00Z">
        <w:r w:rsidR="00610704" w:rsidDel="00C23F1E">
          <w:delText xml:space="preserve">obtain </w:delText>
        </w:r>
      </w:del>
      <w:ins w:id="100" w:author="Anita.Dawes" w:date="2020-06-25T15:26:00Z">
        <w:r>
          <w:t xml:space="preserve">achieve </w:t>
        </w:r>
      </w:ins>
      <w:r w:rsidR="00610704">
        <w:t>a smooth introduction</w:t>
      </w:r>
      <w:r w:rsidR="002F367F">
        <w:t xml:space="preserve"> </w:t>
      </w:r>
      <w:r w:rsidR="0063692D">
        <w:t xml:space="preserve">as shown in </w:t>
      </w:r>
      <w:commentRangeStart w:id="101"/>
      <w:r w:rsidR="0063692D">
        <w:t>Figure 15 b</w:t>
      </w:r>
      <w:commentRangeEnd w:id="101"/>
      <w:r>
        <w:rPr>
          <w:rStyle w:val="CommentReference"/>
        </w:rPr>
        <w:commentReference w:id="101"/>
      </w:r>
      <w:r w:rsidR="0063692D">
        <w:t>).</w:t>
      </w:r>
    </w:p>
    <w:p w14:paraId="4A5007C1" w14:textId="0CE9AEC3" w:rsidR="001E2049" w:rsidRDefault="00DA3354" w:rsidP="00610704">
      <w:r>
        <w:rPr>
          <w:noProof/>
        </w:rPr>
        <w:drawing>
          <wp:anchor distT="0" distB="0" distL="114300" distR="114300" simplePos="0" relativeHeight="251664384" behindDoc="0" locked="0" layoutInCell="1" allowOverlap="1" wp14:anchorId="3FC9E8E8" wp14:editId="244BCC4D">
            <wp:simplePos x="0" y="0"/>
            <wp:positionH relativeFrom="margin">
              <wp:align>right</wp:align>
            </wp:positionH>
            <wp:positionV relativeFrom="paragraph">
              <wp:posOffset>429260</wp:posOffset>
            </wp:positionV>
            <wp:extent cx="5978525" cy="3353435"/>
            <wp:effectExtent l="0" t="0" r="3175"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78525" cy="33534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BC688BC" w14:textId="0351F191" w:rsidR="001E2049" w:rsidRDefault="00DA3354" w:rsidP="00610704">
      <w:r>
        <w:rPr>
          <w:noProof/>
        </w:rPr>
        <mc:AlternateContent>
          <mc:Choice Requires="wps">
            <w:drawing>
              <wp:anchor distT="0" distB="0" distL="114300" distR="114300" simplePos="0" relativeHeight="251661312" behindDoc="0" locked="0" layoutInCell="1" allowOverlap="1" wp14:anchorId="1C636017" wp14:editId="79AD003E">
                <wp:simplePos x="0" y="0"/>
                <wp:positionH relativeFrom="margin">
                  <wp:align>center</wp:align>
                </wp:positionH>
                <wp:positionV relativeFrom="paragraph">
                  <wp:posOffset>3718348</wp:posOffset>
                </wp:positionV>
                <wp:extent cx="5314950" cy="635"/>
                <wp:effectExtent l="0" t="0" r="0" b="0"/>
                <wp:wrapTopAndBottom/>
                <wp:docPr id="8" name="Zone de texte 8"/>
                <wp:cNvGraphicFramePr/>
                <a:graphic xmlns:a="http://schemas.openxmlformats.org/drawingml/2006/main">
                  <a:graphicData uri="http://schemas.microsoft.com/office/word/2010/wordprocessingShape">
                    <wps:wsp>
                      <wps:cNvSpPr txBox="1"/>
                      <wps:spPr>
                        <a:xfrm>
                          <a:off x="0" y="0"/>
                          <a:ext cx="5314950" cy="635"/>
                        </a:xfrm>
                        <a:prstGeom prst="rect">
                          <a:avLst/>
                        </a:prstGeom>
                        <a:solidFill>
                          <a:prstClr val="white"/>
                        </a:solidFill>
                        <a:ln>
                          <a:noFill/>
                        </a:ln>
                      </wps:spPr>
                      <wps:txbx>
                        <w:txbxContent>
                          <w:p w14:paraId="5087ABA9" w14:textId="65DA1A1F" w:rsidR="00DF2113" w:rsidRPr="00D47E52" w:rsidRDefault="00DF2113" w:rsidP="00E32139">
                            <w:pPr>
                              <w:pStyle w:val="Caption"/>
                              <w:rPr>
                                <w:noProof/>
                              </w:rPr>
                            </w:pPr>
                            <w:r w:rsidRPr="00E32139">
                              <w:rPr>
                                <w:b/>
                                <w:bCs/>
                              </w:rPr>
                              <w:t xml:space="preserve">Figure </w:t>
                            </w:r>
                            <w:r w:rsidRPr="00E32139">
                              <w:rPr>
                                <w:b/>
                                <w:bCs/>
                              </w:rPr>
                              <w:fldChar w:fldCharType="begin"/>
                            </w:r>
                            <w:r w:rsidRPr="00E32139">
                              <w:rPr>
                                <w:b/>
                                <w:bCs/>
                              </w:rPr>
                              <w:instrText xml:space="preserve"> SEQ Figure \* ARABIC </w:instrText>
                            </w:r>
                            <w:r w:rsidRPr="00E32139">
                              <w:rPr>
                                <w:b/>
                                <w:bCs/>
                              </w:rPr>
                              <w:fldChar w:fldCharType="separate"/>
                            </w:r>
                            <w:r>
                              <w:rPr>
                                <w:b/>
                                <w:bCs/>
                                <w:noProof/>
                              </w:rPr>
                              <w:t>3</w:t>
                            </w:r>
                            <w:r w:rsidRPr="00E32139">
                              <w:rPr>
                                <w:b/>
                                <w:bCs/>
                              </w:rPr>
                              <w:fldChar w:fldCharType="end"/>
                            </w:r>
                            <w:r w:rsidRPr="00E32139">
                              <w:rPr>
                                <w:b/>
                                <w:bCs/>
                              </w:rPr>
                              <w:t>:</w:t>
                            </w:r>
                            <w:r>
                              <w:t xml:space="preserve"> </w:t>
                            </w:r>
                            <w:r w:rsidRPr="000503A6">
                              <w:t>Ethane temperature vs time</w:t>
                            </w:r>
                            <w:r>
                              <w:t xml:space="preserve"> during the ethane liquefaction phase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C636017" id="_x0000_t202" coordsize="21600,21600" o:spt="202" path="m,l,21600r21600,l21600,xe">
                <v:stroke joinstyle="miter"/>
                <v:path gradientshapeok="t" o:connecttype="rect"/>
              </v:shapetype>
              <v:shape id="Zone de texte 8" o:spid="_x0000_s1026" type="#_x0000_t202" style="position:absolute;left:0;text-align:left;margin-left:0;margin-top:292.8pt;width:418.5pt;height:.05pt;z-index:2516613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" stroked="f">
                <v:textbox style="mso-fit-shape-to-text:t" inset="0,0,0,0">
                  <w:txbxContent>
                    <w:p w14:paraId="5087ABA9" w14:textId="65DA1A1F" w:rsidR="00DF2113" w:rsidRPr="00D47E52" w:rsidRDefault="00DF2113" w:rsidP="00E32139">
                      <w:pPr>
                        <w:pStyle w:val="Caption"/>
                        <w:rPr>
                          <w:noProof/>
                        </w:rPr>
                      </w:pPr>
                      <w:r w:rsidRPr="00E32139">
                        <w:rPr>
                          <w:b/>
                          <w:bCs/>
                        </w:rPr>
                        <w:t xml:space="preserve">Figure </w:t>
                      </w:r>
                      <w:r w:rsidRPr="00E32139">
                        <w:rPr>
                          <w:b/>
                          <w:bCs/>
                        </w:rPr>
                        <w:fldChar w:fldCharType="begin"/>
                      </w:r>
                      <w:r w:rsidRPr="00E32139">
                        <w:rPr>
                          <w:b/>
                          <w:bCs/>
                        </w:rPr>
                        <w:instrText xml:space="preserve"> SEQ Figure \* ARABIC </w:instrText>
                      </w:r>
                      <w:r w:rsidRPr="00E32139">
                        <w:rPr>
                          <w:b/>
                          <w:bCs/>
                        </w:rPr>
                        <w:fldChar w:fldCharType="separate"/>
                      </w:r>
                      <w:r>
                        <w:rPr>
                          <w:b/>
                          <w:bCs/>
                          <w:noProof/>
                        </w:rPr>
                        <w:t>3</w:t>
                      </w:r>
                      <w:r w:rsidRPr="00E32139">
                        <w:rPr>
                          <w:b/>
                          <w:bCs/>
                        </w:rPr>
                        <w:fldChar w:fldCharType="end"/>
                      </w:r>
                      <w:r w:rsidRPr="00E32139">
                        <w:rPr>
                          <w:b/>
                          <w:bCs/>
                        </w:rPr>
                        <w:t>:</w:t>
                      </w:r>
                      <w:r>
                        <w:t xml:space="preserve"> </w:t>
                      </w:r>
                      <w:r w:rsidRPr="000503A6">
                        <w:t>Ethane temperature vs time</w:t>
                      </w:r>
                      <w:r>
                        <w:t xml:space="preserve"> during the ethane liquefaction phase</w:t>
                      </w:r>
                    </w:p>
                  </w:txbxContent>
                </v:textbox>
                <w10:wrap type="topAndBottom" anchorx="margin"/>
              </v:shape>
            </w:pict>
          </mc:Fallback>
        </mc:AlternateContent>
      </w:r>
    </w:p>
    <w:p w14:paraId="04C62298" w14:textId="1432FE49" w:rsidR="002F367F" w:rsidRDefault="002F367F" w:rsidP="00610704"/>
    <w:p w14:paraId="1F47888C" w14:textId="42458CB2" w:rsidR="002F367F" w:rsidRDefault="002F367F" w:rsidP="00610704"/>
    <w:p w14:paraId="4D906958" w14:textId="24D937BD" w:rsidR="002F367F" w:rsidRDefault="002F367F" w:rsidP="00610704"/>
    <w:p w14:paraId="2C180A49" w14:textId="333579E8" w:rsidR="002F367F" w:rsidRDefault="002F367F" w:rsidP="00610704"/>
    <w:p w14:paraId="79243434" w14:textId="3081A9AD" w:rsidR="00610704" w:rsidRDefault="0063692D" w:rsidP="00610704">
      <w:r>
        <w:t>A</w:t>
      </w:r>
      <w:r w:rsidRPr="00F53E1F">
        <w:t xml:space="preserve"> K</w:t>
      </w:r>
      <w:ins w:id="102" w:author="Anita.Dawes" w:date="2020-06-25T15:32:00Z">
        <w:r w:rsidR="00C23F1E">
          <w:t>-</w:t>
        </w:r>
      </w:ins>
      <w:del w:id="103" w:author="Anita.Dawes" w:date="2020-06-25T15:32:00Z">
        <w:r w:rsidRPr="00F53E1F" w:rsidDel="00C23F1E">
          <w:delText xml:space="preserve"> </w:delText>
        </w:r>
      </w:del>
      <w:r w:rsidRPr="00F53E1F">
        <w:t xml:space="preserve">type thermocouple </w:t>
      </w:r>
      <w:r>
        <w:t>is attached to the frost shield (3) to monitor the ethane temperature and is shown in Figure 3</w:t>
      </w:r>
      <w:r w:rsidRPr="00F53E1F">
        <w:t>.</w:t>
      </w:r>
      <w:r>
        <w:t xml:space="preserve"> The liquid ethane temperature is not stable and constantly </w:t>
      </w:r>
      <w:r w:rsidR="00D90A84">
        <w:t>increas</w:t>
      </w:r>
      <w:ins w:id="104" w:author="Anita.Dawes" w:date="2020-06-25T15:31:00Z">
        <w:r w:rsidR="00C23F1E">
          <w:t>es</w:t>
        </w:r>
      </w:ins>
      <w:del w:id="105" w:author="Anita.Dawes" w:date="2020-06-25T15:31:00Z">
        <w:r w:rsidR="00D90A84" w:rsidDel="00C23F1E">
          <w:delText>ing</w:delText>
        </w:r>
      </w:del>
      <w:r>
        <w:t xml:space="preserve"> because the cooling setup never reach</w:t>
      </w:r>
      <w:ins w:id="106" w:author="Anita.Dawes" w:date="2020-06-25T15:31:00Z">
        <w:r w:rsidR="00C23F1E">
          <w:t>es</w:t>
        </w:r>
      </w:ins>
      <w:r>
        <w:t xml:space="preserve"> a state of equilibrium. This is due to the constant evaporation of the primary cryogen, liquid nitrogen, </w:t>
      </w:r>
      <w:del w:id="107" w:author="Anita.Dawes" w:date="2020-06-25T15:31:00Z">
        <w:r w:rsidDel="00C23F1E">
          <w:delText xml:space="preserve">whom </w:delText>
        </w:r>
      </w:del>
      <w:ins w:id="108" w:author="Anita.Dawes" w:date="2020-06-25T15:31:00Z">
        <w:r w:rsidR="00C23F1E">
          <w:t xml:space="preserve">since its </w:t>
        </w:r>
      </w:ins>
      <w:r>
        <w:t xml:space="preserve">boiling temperature, 77 K is lower than the melting point of ethane, </w:t>
      </w:r>
      <w:commentRangeStart w:id="109"/>
      <w:r>
        <w:t>89.7</w:t>
      </w:r>
      <w:ins w:id="110" w:author="Anita.Dawes" w:date="2020-06-25T15:32:00Z">
        <w:r w:rsidR="00C23F1E">
          <w:t> </w:t>
        </w:r>
      </w:ins>
      <w:del w:id="111" w:author="Anita.Dawes" w:date="2020-06-25T15:32:00Z">
        <w:r w:rsidDel="00C23F1E">
          <w:delText xml:space="preserve"> </w:delText>
        </w:r>
      </w:del>
      <w:r>
        <w:t>K</w:t>
      </w:r>
      <w:commentRangeEnd w:id="109"/>
      <w:r w:rsidR="00C23F1E">
        <w:rPr>
          <w:rStyle w:val="CommentReference"/>
        </w:rPr>
        <w:commentReference w:id="109"/>
      </w:r>
      <w:r>
        <w:t xml:space="preserve">. </w:t>
      </w:r>
      <w:del w:id="112" w:author="Anita.Dawes" w:date="2020-06-25T15:34:00Z">
        <w:r w:rsidDel="00DE4623">
          <w:delText>This imply to</w:delText>
        </w:r>
      </w:del>
      <w:ins w:id="113" w:author="Anita.Dawes" w:date="2020-06-25T15:34:00Z">
        <w:r w:rsidR="00DE4623">
          <w:t xml:space="preserve">It is </w:t>
        </w:r>
      </w:ins>
      <w:ins w:id="114" w:author="Anita.Dawes" w:date="2020-06-25T15:35:00Z">
        <w:r w:rsidR="00DE4623">
          <w:t>therefore necessary to</w:t>
        </w:r>
      </w:ins>
      <w:r>
        <w:t xml:space="preserve"> refill the liquid nitrogen in (1)</w:t>
      </w:r>
      <w:r w:rsidRPr="00200912">
        <w:rPr>
          <w:vertAlign w:val="subscript"/>
        </w:rPr>
        <w:t xml:space="preserve"> </w:t>
      </w:r>
      <w:r>
        <w:t xml:space="preserve">every 30 minutes. </w:t>
      </w:r>
      <w:r w:rsidR="00610704">
        <w:t xml:space="preserve">(2) needs to be lifted out of (1) and carefully re-inserted once (1) is refilled. This procedure </w:t>
      </w:r>
      <w:r w:rsidR="0096178C">
        <w:t>must be</w:t>
      </w:r>
      <w:r w:rsidR="00610704">
        <w:t xml:space="preserve"> repeated </w:t>
      </w:r>
      <w:r w:rsidR="0096178C">
        <w:t xml:space="preserve">4 times </w:t>
      </w:r>
      <w:r w:rsidR="000211DA">
        <w:t>(as can be seen in Figure</w:t>
      </w:r>
      <w:r w:rsidR="00AB1360">
        <w:t xml:space="preserve"> </w:t>
      </w:r>
      <w:r w:rsidR="00D90A84">
        <w:t>3</w:t>
      </w:r>
      <w:r w:rsidR="000211DA">
        <w:t xml:space="preserve">) </w:t>
      </w:r>
      <w:r w:rsidR="00610704">
        <w:t xml:space="preserve">until the desired amount of liquid ethane has been reached corresponding to ¼ L, </w:t>
      </w:r>
      <w:r w:rsidR="00D90A84">
        <w:t xml:space="preserve">or </w:t>
      </w:r>
      <w:r w:rsidR="00610704">
        <w:t xml:space="preserve">a filling level 2 to 3 cm below the top of the </w:t>
      </w:r>
      <w:r w:rsidR="00D90A84">
        <w:t>reaction vessel</w:t>
      </w:r>
      <w:r w:rsidR="00610704">
        <w:t>.</w:t>
      </w:r>
      <w:r w:rsidR="0096178C">
        <w:t xml:space="preserve"> </w:t>
      </w:r>
      <w:r w:rsidR="008133A6">
        <w:t>This operation takes 2 hours to be completed.</w:t>
      </w:r>
      <w:r w:rsidR="00D90A84">
        <w:t xml:space="preserve"> Before the next step,</w:t>
      </w:r>
      <w:ins w:id="115" w:author="Anita.Dawes" w:date="2020-06-25T15:36:00Z">
        <w:r w:rsidR="00DE4623">
          <w:t xml:space="preserve"> where</w:t>
        </w:r>
      </w:ins>
      <w:r w:rsidR="00D90A84">
        <w:t xml:space="preserve"> water droplet</w:t>
      </w:r>
      <w:ins w:id="116" w:author="Anita.Dawes" w:date="2020-06-25T15:36:00Z">
        <w:r w:rsidR="00DE4623">
          <w:t>s</w:t>
        </w:r>
      </w:ins>
      <w:r w:rsidR="00D90A84">
        <w:t xml:space="preserve"> </w:t>
      </w:r>
      <w:ins w:id="117" w:author="Anita.Dawes" w:date="2020-06-25T15:36:00Z">
        <w:r w:rsidR="00DE4623">
          <w:t xml:space="preserve">are </w:t>
        </w:r>
      </w:ins>
      <w:r w:rsidR="00D90A84">
        <w:t>introdu</w:t>
      </w:r>
      <w:ins w:id="118" w:author="Anita.Dawes" w:date="2020-06-25T15:36:00Z">
        <w:r w:rsidR="00DE4623">
          <w:t>ced</w:t>
        </w:r>
      </w:ins>
      <w:del w:id="119" w:author="Anita.Dawes" w:date="2020-06-25T15:36:00Z">
        <w:r w:rsidR="00D90A84" w:rsidDel="00DE4623">
          <w:delText>ction</w:delText>
        </w:r>
      </w:del>
      <w:r w:rsidR="00D90A84">
        <w:t xml:space="preserve"> into the cryogen, liquid nitrogen can be topped up</w:t>
      </w:r>
      <w:ins w:id="120" w:author="Anita.Dawes" w:date="2020-06-25T15:36:00Z">
        <w:r w:rsidR="00DE4623">
          <w:t xml:space="preserve"> as necessary</w:t>
        </w:r>
      </w:ins>
      <w:r w:rsidR="00D90A84">
        <w:t xml:space="preserve"> if the temperature is too high</w:t>
      </w:r>
      <w:ins w:id="121" w:author="Anita.Dawes" w:date="2020-06-25T15:37:00Z">
        <w:r w:rsidR="00DE4623">
          <w:t xml:space="preserve">. </w:t>
        </w:r>
      </w:ins>
      <w:del w:id="122" w:author="Anita.Dawes" w:date="2020-06-25T15:37:00Z">
        <w:r w:rsidR="00D90A84" w:rsidDel="00DE4623">
          <w:delText>, t</w:delText>
        </w:r>
      </w:del>
      <w:ins w:id="123" w:author="Anita.Dawes" w:date="2020-06-25T15:37:00Z">
        <w:r w:rsidR="00DE4623">
          <w:t>T</w:t>
        </w:r>
      </w:ins>
      <w:r w:rsidR="00D90A84">
        <w:t>he ethane pipe has to be removed from inside the reaction vessel</w:t>
      </w:r>
      <w:ins w:id="124" w:author="Anita.Dawes" w:date="2020-06-25T15:37:00Z">
        <w:r w:rsidR="00DE4623">
          <w:t xml:space="preserve">, with its </w:t>
        </w:r>
      </w:ins>
      <w:del w:id="125" w:author="Anita.Dawes" w:date="2020-06-25T15:37:00Z">
        <w:r w:rsidR="00D90A84" w:rsidDel="00DE4623">
          <w:delText xml:space="preserve"> whom</w:delText>
        </w:r>
      </w:del>
      <w:r w:rsidR="00D90A84">
        <w:t xml:space="preserve"> height </w:t>
      </w:r>
      <w:del w:id="126" w:author="Anita.Dawes" w:date="2020-06-25T15:37:00Z">
        <w:r w:rsidR="00D90A84" w:rsidDel="00DE4623">
          <w:delText xml:space="preserve">can be </w:delText>
        </w:r>
      </w:del>
      <w:r w:rsidR="00D90A84">
        <w:t>adjusted with a lab jack to</w:t>
      </w:r>
      <w:ins w:id="127" w:author="Anita.Dawes" w:date="2020-06-25T15:37:00Z">
        <w:r w:rsidR="00DE4623">
          <w:t xml:space="preserve"> move it</w:t>
        </w:r>
      </w:ins>
      <w:del w:id="128" w:author="Anita.Dawes" w:date="2020-06-25T15:37:00Z">
        <w:r w:rsidR="00D90A84" w:rsidDel="00DE4623">
          <w:delText xml:space="preserve"> be</w:delText>
        </w:r>
      </w:del>
      <w:r w:rsidR="00D90A84">
        <w:t xml:space="preserve"> closer to the nozzle.</w:t>
      </w:r>
    </w:p>
    <w:p w14:paraId="306E81FD" w14:textId="56957855" w:rsidR="0096178C" w:rsidRDefault="0096178C" w:rsidP="00610704"/>
    <w:p w14:paraId="5BB49D6D" w14:textId="1216CFAB" w:rsidR="002E7F35" w:rsidRDefault="002E7F35" w:rsidP="000211DA">
      <w:pPr>
        <w:pStyle w:val="Heading4"/>
        <w:numPr>
          <w:ilvl w:val="0"/>
          <w:numId w:val="13"/>
        </w:numPr>
      </w:pPr>
      <w:r>
        <w:t>Water droplet production and introduction</w:t>
      </w:r>
    </w:p>
    <w:p w14:paraId="35028A1D" w14:textId="60A6EDD5" w:rsidR="00297262" w:rsidRPr="00297262" w:rsidRDefault="00297262" w:rsidP="00297262"/>
    <w:p w14:paraId="40D46ABE" w14:textId="1E3D4771" w:rsidR="00CB5C7B" w:rsidRDefault="00CB5C7B" w:rsidP="00CB5C7B"/>
    <w:p w14:paraId="195062E8" w14:textId="1D70A8A5" w:rsidR="00D56539" w:rsidRDefault="002508B2" w:rsidP="00CB5C7B">
      <w:pPr>
        <w:rPr>
          <w:color w:val="FF0000"/>
        </w:rPr>
      </w:pPr>
      <w:r>
        <w:t xml:space="preserve">Two goals </w:t>
      </w:r>
      <w:r w:rsidR="002B14CE">
        <w:t>need</w:t>
      </w:r>
      <w:r>
        <w:t xml:space="preserve"> to be achieved regarding the water droplet production. First, the droplets must be small, in the order of a few micrometer to perform an optimal vitrification </w:t>
      </w:r>
      <w:r w:rsidRPr="002508B2">
        <w:rPr>
          <w:color w:val="FF0000"/>
        </w:rPr>
        <w:t>(</w:t>
      </w:r>
      <w:r w:rsidR="008133A6">
        <w:rPr>
          <w:color w:val="FF0000"/>
        </w:rPr>
        <w:t xml:space="preserve">Explain why – fewer chances of getting impurity – </w:t>
      </w:r>
      <w:r w:rsidR="00484B92">
        <w:rPr>
          <w:color w:val="FF0000"/>
        </w:rPr>
        <w:t>reduce chances of impurity per droplets, sources</w:t>
      </w:r>
      <w:r w:rsidR="008133A6">
        <w:rPr>
          <w:color w:val="FF0000"/>
        </w:rPr>
        <w:t xml:space="preserve"> of heterogeneous nucleation, also smaller sample will cool quickly</w:t>
      </w:r>
      <w:r w:rsidRPr="002508B2">
        <w:rPr>
          <w:color w:val="FF0000"/>
        </w:rPr>
        <w:t>)</w:t>
      </w:r>
      <w:r>
        <w:t xml:space="preserve">. </w:t>
      </w:r>
      <w:r w:rsidR="00D56539">
        <w:sym w:font="Wingdings" w:char="F0E0"/>
      </w:r>
      <w:r w:rsidR="00D56539">
        <w:t xml:space="preserve"> </w:t>
      </w:r>
      <w:r w:rsidR="00D56539" w:rsidRPr="005C10E4">
        <w:rPr>
          <w:color w:val="FF0000"/>
        </w:rPr>
        <w:t>What is the purity of the water used?</w:t>
      </w:r>
      <w:r w:rsidR="00484B92">
        <w:rPr>
          <w:color w:val="FF0000"/>
        </w:rPr>
        <w:t xml:space="preserve"> – triple distilled water?</w:t>
      </w:r>
    </w:p>
    <w:p w14:paraId="29C52EFD" w14:textId="4AC90D82" w:rsidR="00D56539" w:rsidRDefault="00D56539" w:rsidP="00CB5C7B">
      <w:r w:rsidRPr="005C10E4">
        <w:rPr>
          <w:color w:val="FF0000"/>
        </w:rPr>
        <w:sym w:font="Wingdings" w:char="F0E0"/>
      </w:r>
      <w:r>
        <w:rPr>
          <w:color w:val="FF0000"/>
        </w:rPr>
        <w:t xml:space="preserve"> Cleaning procedure, can the droplets get impurity from their way towards the cryogen …</w:t>
      </w:r>
    </w:p>
    <w:p w14:paraId="78BE1215" w14:textId="5E2DC949" w:rsidR="002508B2" w:rsidRDefault="002508B2" w:rsidP="00CB5C7B">
      <w:r>
        <w:t>Secondly, they need to be introduced at relatively high speed to be deeply embed in the cryogen</w:t>
      </w:r>
      <w:r w:rsidR="001B4E9A">
        <w:t xml:space="preserve"> thus improving the forced convection thermal transfer</w:t>
      </w:r>
      <w:r w:rsidR="008133A6">
        <w:t xml:space="preserve"> (</w:t>
      </w:r>
      <w:r w:rsidR="008133A6" w:rsidRPr="008133A6">
        <w:rPr>
          <w:rStyle w:val="CitationThesisCar"/>
        </w:rPr>
        <w:t>source</w:t>
      </w:r>
      <w:r w:rsidR="008133A6">
        <w:t>)</w:t>
      </w:r>
      <w:r>
        <w:t xml:space="preserve">. </w:t>
      </w:r>
    </w:p>
    <w:p w14:paraId="735CB6EF" w14:textId="435FF106" w:rsidR="006F74D3" w:rsidRDefault="002508B2" w:rsidP="00CB5C7B">
      <w:pPr>
        <w:rPr>
          <w:color w:val="FF0000"/>
        </w:rPr>
      </w:pPr>
      <w:r>
        <w:t xml:space="preserve">Both of those objectives </w:t>
      </w:r>
      <w:r w:rsidR="001B4E9A">
        <w:t xml:space="preserve">can be achieved using commercially available nebulizers. </w:t>
      </w:r>
      <w:del w:id="129" w:author="Anita.Dawes" w:date="2020-06-25T16:18:00Z">
        <w:r w:rsidR="001B4E9A" w:rsidDel="00003477">
          <w:delText xml:space="preserve">Those </w:delText>
        </w:r>
      </w:del>
      <w:ins w:id="130" w:author="Anita.Dawes" w:date="2020-06-25T16:18:00Z">
        <w:r w:rsidR="00003477">
          <w:t xml:space="preserve">These </w:t>
        </w:r>
      </w:ins>
      <w:r w:rsidR="001B4E9A">
        <w:t xml:space="preserve">devices are commonly use in </w:t>
      </w:r>
      <w:del w:id="131" w:author="Anita.Dawes" w:date="2020-06-25T16:19:00Z">
        <w:r w:rsidR="001B4E9A" w:rsidDel="00C652EB">
          <w:delText xml:space="preserve">lungs </w:delText>
        </w:r>
      </w:del>
      <w:r w:rsidR="001B4E9A">
        <w:t>drug delivery</w:t>
      </w:r>
      <w:ins w:id="132" w:author="Anita.Dawes" w:date="2020-06-25T16:19:00Z">
        <w:r w:rsidR="00C652EB">
          <w:t xml:space="preserve"> to lungs</w:t>
        </w:r>
      </w:ins>
      <w:r w:rsidR="001B4E9A">
        <w:t xml:space="preserve"> </w:t>
      </w:r>
      <w:r w:rsidR="001B4E9A" w:rsidRPr="001B4E9A">
        <w:rPr>
          <w:color w:val="FF0000"/>
        </w:rPr>
        <w:t>(</w:t>
      </w:r>
      <w:r w:rsidR="008133A6" w:rsidRPr="001B4E9A">
        <w:rPr>
          <w:color w:val="FF0000"/>
        </w:rPr>
        <w:t>Why?</w:t>
      </w:r>
      <w:r w:rsidR="001B4E9A" w:rsidRPr="001B4E9A">
        <w:rPr>
          <w:color w:val="FF0000"/>
        </w:rPr>
        <w:t xml:space="preserve"> </w:t>
      </w:r>
      <w:r w:rsidR="001B4E9A" w:rsidRPr="001B4E9A">
        <w:rPr>
          <w:color w:val="FF0000"/>
        </w:rPr>
        <w:sym w:font="Wingdings" w:char="F0E0"/>
      </w:r>
      <w:r w:rsidR="001B4E9A" w:rsidRPr="001B4E9A">
        <w:rPr>
          <w:color w:val="FF0000"/>
        </w:rPr>
        <w:t xml:space="preserve"> source)</w:t>
      </w:r>
      <w:r w:rsidR="001B4E9A">
        <w:rPr>
          <w:color w:val="FF0000"/>
        </w:rPr>
        <w:t>.</w:t>
      </w:r>
      <w:r w:rsidR="006F74D3">
        <w:rPr>
          <w:color w:val="FF0000"/>
        </w:rPr>
        <w:t xml:space="preserve"> Droplet size </w:t>
      </w:r>
      <w:r w:rsidR="00A75A1B">
        <w:rPr>
          <w:color w:val="FF0000"/>
        </w:rPr>
        <w:t>relate to alveolar</w:t>
      </w:r>
      <w:r w:rsidR="008133A6">
        <w:rPr>
          <w:color w:val="FF0000"/>
        </w:rPr>
        <w:t xml:space="preserve"> absorption</w:t>
      </w:r>
      <w:r w:rsidR="00A75A1B">
        <w:rPr>
          <w:color w:val="FF0000"/>
        </w:rPr>
        <w:t xml:space="preserve"> </w:t>
      </w:r>
      <w:r w:rsidR="006F74D3">
        <w:rPr>
          <w:color w:val="FF0000"/>
        </w:rPr>
        <w:t>…</w:t>
      </w:r>
    </w:p>
    <w:p w14:paraId="3243E5C8" w14:textId="20758A9C" w:rsidR="002B636E" w:rsidRDefault="006F74D3" w:rsidP="00CB5C7B">
      <w:r>
        <w:t>Liquid nebulization is achieved by the application of a dispersing force on a liquid or solution. The</w:t>
      </w:r>
      <w:r w:rsidR="008133A6">
        <w:t xml:space="preserve"> dispersing force</w:t>
      </w:r>
      <w:r>
        <w:t xml:space="preserve"> can be of two sources, a jet of gas (from air pressurization through a compressor) or ultrasonic waves, leading to t</w:t>
      </w:r>
      <w:r w:rsidR="008133A6">
        <w:t xml:space="preserve">wo </w:t>
      </w:r>
      <w:r w:rsidR="00500EDF">
        <w:t>main</w:t>
      </w:r>
      <w:r w:rsidR="008133A6">
        <w:t xml:space="preserve"> family</w:t>
      </w:r>
      <w:r>
        <w:t xml:space="preserve"> </w:t>
      </w:r>
      <w:r w:rsidR="008133A6">
        <w:t xml:space="preserve">of </w:t>
      </w:r>
      <w:r>
        <w:t xml:space="preserve">nebulizer devices (jet or ultrasonic). </w:t>
      </w:r>
    </w:p>
    <w:p w14:paraId="573BC9B8" w14:textId="52AE3F88" w:rsidR="00D56539" w:rsidRDefault="006F74D3" w:rsidP="00D56539">
      <w:r>
        <w:t>Ultrasonic Nebulizers give</w:t>
      </w:r>
      <w:del w:id="133" w:author="Anita.Dawes" w:date="2020-06-25T16:20:00Z">
        <w:r w:rsidDel="00C652EB">
          <w:delText>s</w:delText>
        </w:r>
      </w:del>
      <w:r>
        <w:t xml:space="preserve"> a higher MMAD (</w:t>
      </w:r>
      <w:r w:rsidRPr="006F74D3">
        <w:t>Mass Median Aerodynamic Diameter</w:t>
      </w:r>
      <w:r>
        <w:t xml:space="preserve">) with respect to jet </w:t>
      </w:r>
      <w:r w:rsidR="008133A6">
        <w:t>nebulizers</w:t>
      </w:r>
      <w:r w:rsidR="00500EDF">
        <w:t xml:space="preserve"> (</w:t>
      </w:r>
      <w:r w:rsidR="00500EDF" w:rsidRPr="008133A6">
        <w:rPr>
          <w:rStyle w:val="CitationThesisCar"/>
        </w:rPr>
        <w:t>source</w:t>
      </w:r>
      <w:r w:rsidR="00500EDF">
        <w:t>)</w:t>
      </w:r>
      <w:r>
        <w:t>.</w:t>
      </w:r>
      <w:r w:rsidR="008133A6">
        <w:t xml:space="preserve"> A peculiar feature of jet nebulizers is that they tend to cool down </w:t>
      </w:r>
      <w:r w:rsidR="00D56539">
        <w:t>the water in the sample container during the nebulization process</w:t>
      </w:r>
      <w:r w:rsidR="00500EDF">
        <w:t xml:space="preserve"> (</w:t>
      </w:r>
      <w:r w:rsidR="00500EDF" w:rsidRPr="008133A6">
        <w:rPr>
          <w:rStyle w:val="CitationThesisCar"/>
        </w:rPr>
        <w:t>source</w:t>
      </w:r>
      <w:r w:rsidR="00500EDF">
        <w:t>)</w:t>
      </w:r>
      <w:r w:rsidR="00D56539">
        <w:t>.</w:t>
      </w:r>
    </w:p>
    <w:p w14:paraId="113F0DD8" w14:textId="38575F80" w:rsidR="00D56539" w:rsidRDefault="00D56539" w:rsidP="00D56539">
      <w:r>
        <w:t xml:space="preserve">I have </w:t>
      </w:r>
      <w:r w:rsidR="00500EDF">
        <w:t>chosen</w:t>
      </w:r>
      <w:r>
        <w:t xml:space="preserve"> to use a </w:t>
      </w:r>
      <w:r w:rsidR="00500EDF">
        <w:t xml:space="preserve">commercially available </w:t>
      </w:r>
      <w:r>
        <w:t>compressor</w:t>
      </w:r>
      <w:r w:rsidR="00500EDF">
        <w:t xml:space="preserve"> </w:t>
      </w:r>
      <w:r w:rsidR="002B14CE">
        <w:t>n</w:t>
      </w:r>
      <w:r>
        <w:t>ebulizer, Phillips Innospire Deluxe. It is made of a compressor</w:t>
      </w:r>
      <w:r w:rsidR="00E81526">
        <w:t xml:space="preserve"> (maximum working pressure 3.6 bar)</w:t>
      </w:r>
      <w:r>
        <w:t xml:space="preserve">, pumping the air and producing a high velocity flow </w:t>
      </w:r>
      <w:r>
        <w:lastRenderedPageBreak/>
        <w:t>through a liquid sample container (10 ml), producing an aerosol</w:t>
      </w:r>
      <w:r w:rsidR="00500EDF">
        <w:t xml:space="preserve"> (Explain better </w:t>
      </w:r>
      <w:r w:rsidR="00500EDF">
        <w:sym w:font="Wingdings" w:char="F0E0"/>
      </w:r>
      <w:r w:rsidR="00500EDF">
        <w:t xml:space="preserve"> </w:t>
      </w:r>
      <w:r w:rsidR="002B14CE">
        <w:t>w</w:t>
      </w:r>
      <w:r w:rsidR="00500EDF">
        <w:t xml:space="preserve">ater channeled through 4 capillaries, broke up by jet flow, baffle retain big particles and smaller particles </w:t>
      </w:r>
      <w:r w:rsidR="00544456">
        <w:t xml:space="preserve">aerosol </w:t>
      </w:r>
      <w:r w:rsidR="00500EDF">
        <w:t>channel</w:t>
      </w:r>
      <w:r w:rsidR="00544456">
        <w:t xml:space="preserve"> out of water container</w:t>
      </w:r>
      <w:r w:rsidR="00500EDF">
        <w:t>)</w:t>
      </w:r>
      <w:r>
        <w:t xml:space="preserve">. </w:t>
      </w:r>
    </w:p>
    <w:p w14:paraId="3B02E0D3" w14:textId="1A4A3689" w:rsidR="00D56539" w:rsidRDefault="00D56539" w:rsidP="00D56539">
      <w:commentRangeStart w:id="134"/>
      <w:r>
        <w:t xml:space="preserve">We </w:t>
      </w:r>
      <w:commentRangeEnd w:id="134"/>
      <w:r w:rsidR="00C652EB">
        <w:rPr>
          <w:rStyle w:val="CommentReference"/>
        </w:rPr>
        <w:commentReference w:id="134"/>
      </w:r>
      <w:r>
        <w:t xml:space="preserve">have adapted the </w:t>
      </w:r>
      <w:r w:rsidR="002B14CE">
        <w:t>n</w:t>
      </w:r>
      <w:r>
        <w:t xml:space="preserve">ebulizer to use </w:t>
      </w:r>
      <w:r w:rsidR="002B14CE">
        <w:t>n</w:t>
      </w:r>
      <w:r w:rsidR="008C125E">
        <w:t>itrogen (</w:t>
      </w:r>
      <w:r>
        <w:t>N</w:t>
      </w:r>
      <w:r w:rsidRPr="00D90132">
        <w:rPr>
          <w:vertAlign w:val="subscript"/>
        </w:rPr>
        <w:t>2</w:t>
      </w:r>
      <w:r w:rsidR="008C125E">
        <w:t>)</w:t>
      </w:r>
      <w:r>
        <w:t xml:space="preserve"> as a carrier gas rather than the ambient air</w:t>
      </w:r>
      <w:r w:rsidR="00544456">
        <w:t xml:space="preserve"> </w:t>
      </w:r>
      <w:r>
        <w:t>and the benefits are three-folded. It prevents the introduction of both water (an impurity when D</w:t>
      </w:r>
      <w:r w:rsidRPr="00D90132">
        <w:rPr>
          <w:vertAlign w:val="subscript"/>
        </w:rPr>
        <w:t>2</w:t>
      </w:r>
      <w:r>
        <w:t>O is used) and oxygen (a catalyst in an explosive atmosphere). The N</w:t>
      </w:r>
      <w:r w:rsidRPr="00D90132">
        <w:rPr>
          <w:vertAlign w:val="subscript"/>
        </w:rPr>
        <w:t>2</w:t>
      </w:r>
      <w:r>
        <w:t xml:space="preserve"> flow is also an adjustable parameter to influence the nebulization process (</w:t>
      </w:r>
      <w:r w:rsidRPr="00D90132">
        <w:rPr>
          <w:color w:val="FF0000"/>
        </w:rPr>
        <w:t>cf</w:t>
      </w:r>
      <w:r>
        <w:rPr>
          <w:color w:val="FF0000"/>
        </w:rPr>
        <w:t>.</w:t>
      </w:r>
      <w:r w:rsidRPr="00D90132">
        <w:rPr>
          <w:color w:val="FF0000"/>
        </w:rPr>
        <w:t xml:space="preserve"> Figure? </w:t>
      </w:r>
      <w:r w:rsidRPr="00D90132">
        <w:rPr>
          <w:color w:val="FF0000"/>
        </w:rPr>
        <w:sym w:font="Wingdings" w:char="F0E0"/>
      </w:r>
      <w:r w:rsidRPr="00D90132">
        <w:rPr>
          <w:color w:val="FF0000"/>
        </w:rPr>
        <w:t xml:space="preserve"> Chapter 6</w:t>
      </w:r>
      <w:r w:rsidR="002B14CE">
        <w:rPr>
          <w:color w:val="FF0000"/>
        </w:rPr>
        <w:t>-7</w:t>
      </w:r>
      <w:r w:rsidRPr="00D90132">
        <w:rPr>
          <w:color w:val="FF0000"/>
        </w:rPr>
        <w:t xml:space="preserve"> – microscope pictures</w:t>
      </w:r>
      <w:r>
        <w:t xml:space="preserve">). </w:t>
      </w:r>
      <w:r w:rsidR="00544456">
        <w:t xml:space="preserve">We have blocked all the sources of auxiliary flow; </w:t>
      </w:r>
      <w:r w:rsidR="00500EDF">
        <w:t>The mouthpiece has been replaced by a plastic pipe that connect</w:t>
      </w:r>
      <w:ins w:id="135" w:author="Anita.Dawes" w:date="2020-06-25T16:24:00Z">
        <w:r w:rsidR="00C652EB">
          <w:t>s</w:t>
        </w:r>
      </w:ins>
      <w:r w:rsidR="00500EDF">
        <w:t xml:space="preserve"> </w:t>
      </w:r>
      <w:r w:rsidR="008C125E">
        <w:t>to</w:t>
      </w:r>
      <w:r w:rsidR="00500EDF">
        <w:t xml:space="preserve"> the water </w:t>
      </w:r>
      <w:r w:rsidR="00544456">
        <w:t>container via a custom-made PTFE connection. An O-ring</w:t>
      </w:r>
      <w:ins w:id="136" w:author="Anita.Dawes" w:date="2020-06-25T16:25:00Z">
        <w:r w:rsidR="00C652EB">
          <w:t>,</w:t>
        </w:r>
      </w:ins>
      <w:r w:rsidR="00544456">
        <w:t xml:space="preserve"> </w:t>
      </w:r>
      <w:del w:id="137" w:author="Anita.Dawes" w:date="2020-06-25T16:25:00Z">
        <w:r w:rsidR="00544456" w:rsidDel="00C652EB">
          <w:delText>(</w:delText>
        </w:r>
      </w:del>
      <w:ins w:id="138" w:author="Anita.Dawes" w:date="2020-06-25T16:24:00Z">
        <w:r w:rsidR="00C652EB">
          <w:t>sho</w:t>
        </w:r>
      </w:ins>
      <w:ins w:id="139" w:author="Anita.Dawes" w:date="2020-06-25T16:25:00Z">
        <w:r w:rsidR="00C652EB">
          <w:t xml:space="preserve">wn in </w:t>
        </w:r>
      </w:ins>
      <w:r w:rsidR="00D32B52">
        <w:t>red in figure 4</w:t>
      </w:r>
      <w:ins w:id="140" w:author="Anita.Dawes" w:date="2020-06-25T16:25:00Z">
        <w:r w:rsidR="00C652EB">
          <w:t xml:space="preserve"> (c</w:t>
        </w:r>
      </w:ins>
      <w:r w:rsidR="00544456">
        <w:t xml:space="preserve">) is inserted </w:t>
      </w:r>
      <w:r w:rsidR="00D32B52">
        <w:t xml:space="preserve">so that the system is completely </w:t>
      </w:r>
      <w:r w:rsidR="00416896">
        <w:t>airtight</w:t>
      </w:r>
      <w:r w:rsidR="00D32B52">
        <w:t>. (</w:t>
      </w:r>
      <w:r w:rsidR="00D32B52" w:rsidRPr="00416896">
        <w:rPr>
          <w:color w:val="FF0000"/>
        </w:rPr>
        <w:t xml:space="preserve">what is the effect on nebulization </w:t>
      </w:r>
      <w:r w:rsidR="00416896" w:rsidRPr="00416896">
        <w:rPr>
          <w:color w:val="FF0000"/>
        </w:rPr>
        <w:t>process?</w:t>
      </w:r>
      <w:r w:rsidR="00D32B52">
        <w:t>)</w:t>
      </w:r>
    </w:p>
    <w:p w14:paraId="774E4878" w14:textId="3811E4C9" w:rsidR="00D56539" w:rsidRPr="006F74D3" w:rsidRDefault="001B747D" w:rsidP="00D56539">
      <w:r>
        <w:rPr>
          <w:noProof/>
        </w:rPr>
        <w:drawing>
          <wp:anchor distT="0" distB="0" distL="114300" distR="114300" simplePos="0" relativeHeight="251663360" behindDoc="0" locked="0" layoutInCell="1" allowOverlap="1" wp14:anchorId="0AAAC165" wp14:editId="24A356EF">
            <wp:simplePos x="0" y="0"/>
            <wp:positionH relativeFrom="margin">
              <wp:align>left</wp:align>
            </wp:positionH>
            <wp:positionV relativeFrom="paragraph">
              <wp:posOffset>429683</wp:posOffset>
            </wp:positionV>
            <wp:extent cx="6153428" cy="3461385"/>
            <wp:effectExtent l="0" t="0" r="0" b="5715"/>
            <wp:wrapTopAndBottom/>
            <wp:docPr id="24" name="Image 2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gure7.jpg"/>
                    <pic:cNvPicPr/>
                  </pic:nvPicPr>
                  <pic:blipFill>
                    <a:blip r:embed="rId14">
                      <a:extLst>
                        <a:ext uri="{28A0092B-C50C-407E-A947-70E740481C1C}">
                          <a14:useLocalDpi xmlns:a14="http://schemas.microsoft.com/office/drawing/2010/main" val="0"/>
                        </a:ext>
                      </a:extLst>
                    </a:blip>
                    <a:stretch>
                      <a:fillRect/>
                    </a:stretch>
                  </pic:blipFill>
                  <pic:spPr>
                    <a:xfrm>
                      <a:off x="0" y="0"/>
                      <a:ext cx="6153428" cy="3461385"/>
                    </a:xfrm>
                    <a:prstGeom prst="rect">
                      <a:avLst/>
                    </a:prstGeom>
                  </pic:spPr>
                </pic:pic>
              </a:graphicData>
            </a:graphic>
          </wp:anchor>
        </w:drawing>
      </w:r>
    </w:p>
    <w:p w14:paraId="02D28004" w14:textId="2182D33B" w:rsidR="002B14CE" w:rsidRDefault="001D3C54" w:rsidP="002B14CE">
      <w:pPr>
        <w:keepNext/>
      </w:pPr>
      <w:r>
        <w:rPr>
          <w:noProof/>
        </w:rPr>
        <mc:AlternateContent>
          <mc:Choice Requires="wps">
            <w:drawing>
              <wp:anchor distT="0" distB="0" distL="114300" distR="114300" simplePos="0" relativeHeight="251666432" behindDoc="0" locked="0" layoutInCell="1" allowOverlap="1" wp14:anchorId="746CDF4B" wp14:editId="32EE3A9A">
                <wp:simplePos x="0" y="0"/>
                <wp:positionH relativeFrom="margin">
                  <wp:align>left</wp:align>
                </wp:positionH>
                <wp:positionV relativeFrom="paragraph">
                  <wp:posOffset>3839845</wp:posOffset>
                </wp:positionV>
                <wp:extent cx="6153150" cy="635"/>
                <wp:effectExtent l="0" t="0" r="0" b="635"/>
                <wp:wrapTopAndBottom/>
                <wp:docPr id="25" name="Zone de texte 25"/>
                <wp:cNvGraphicFramePr/>
                <a:graphic xmlns:a="http://schemas.openxmlformats.org/drawingml/2006/main">
                  <a:graphicData uri="http://schemas.microsoft.com/office/word/2010/wordprocessingShape">
                    <wps:wsp>
                      <wps:cNvSpPr txBox="1"/>
                      <wps:spPr>
                        <a:xfrm>
                          <a:off x="0" y="0"/>
                          <a:ext cx="6153150" cy="635"/>
                        </a:xfrm>
                        <a:prstGeom prst="rect">
                          <a:avLst/>
                        </a:prstGeom>
                        <a:solidFill>
                          <a:prstClr val="white"/>
                        </a:solidFill>
                        <a:ln>
                          <a:noFill/>
                        </a:ln>
                      </wps:spPr>
                      <wps:txbx>
                        <w:txbxContent>
                          <w:p w14:paraId="4F05D831" w14:textId="620FE3CC" w:rsidR="00DF2113" w:rsidRDefault="00DF2113" w:rsidP="00DA3354">
                            <w:pPr>
                              <w:pStyle w:val="Caption"/>
                            </w:pPr>
                            <w:r w:rsidRPr="00DA3354">
                              <w:rPr>
                                <w:b/>
                                <w:bCs/>
                              </w:rPr>
                              <w:t xml:space="preserve">Figure </w:t>
                            </w:r>
                            <w:r w:rsidRPr="00DA3354">
                              <w:rPr>
                                <w:b/>
                                <w:bCs/>
                              </w:rPr>
                              <w:fldChar w:fldCharType="begin"/>
                            </w:r>
                            <w:r w:rsidRPr="00DA3354">
                              <w:rPr>
                                <w:b/>
                                <w:bCs/>
                              </w:rPr>
                              <w:instrText xml:space="preserve"> SEQ Figure \* ARABIC </w:instrText>
                            </w:r>
                            <w:r w:rsidRPr="00DA3354">
                              <w:rPr>
                                <w:b/>
                                <w:bCs/>
                              </w:rPr>
                              <w:fldChar w:fldCharType="separate"/>
                            </w:r>
                            <w:r>
                              <w:rPr>
                                <w:b/>
                                <w:bCs/>
                                <w:noProof/>
                              </w:rPr>
                              <w:t>4</w:t>
                            </w:r>
                            <w:r w:rsidRPr="00DA3354">
                              <w:rPr>
                                <w:b/>
                                <w:bCs/>
                              </w:rPr>
                              <w:fldChar w:fldCharType="end"/>
                            </w:r>
                            <w:r w:rsidRPr="00DA3354">
                              <w:rPr>
                                <w:b/>
                                <w:bCs/>
                              </w:rPr>
                              <w:t>:</w:t>
                            </w:r>
                            <w:r>
                              <w:t xml:space="preserve"> </w:t>
                            </w:r>
                            <w:r w:rsidRPr="00DA4168">
                              <w:t xml:space="preserve">Nebulizer setup </w:t>
                            </w:r>
                            <w:r>
                              <w:t>a) Capture of the setup from Figure 1; b) Picture of the compressor nebulizer; c) Diagram of the Sidestream technology atomization setup</w:t>
                            </w:r>
                            <w:r w:rsidRPr="00DA4168">
                              <w:t xml:space="preserve"> taken from </w:t>
                            </w:r>
                            <w:r w:rsidRPr="002B636E">
                              <w:rPr>
                                <w:rStyle w:val="CitationThesisCar"/>
                              </w:rPr>
                              <w:fldChar w:fldCharType="begin"/>
                            </w:r>
                            <w:r w:rsidRPr="002B636E">
                              <w:rPr>
                                <w:rStyle w:val="CitationThesisCar"/>
                              </w:rPr>
                              <w:instrText xml:space="preserve"> ADDIN ZOTERO_ITEM CSL_CITATION {"citationID":"89yiQDqK","properties":{"formattedCitation":"(Lebrun 2000)","plainCitation":"(Lebrun 2000)","noteIndex":0},"citationItems":[{"id":266,"uris":["http://zotero.org/users/5725005/items/YL3NA2X5"],"uri":["http://zotero.org/users/5725005/items/YL3NA2X5"],"itemData":{"id":266,"type":"article-journal","abstract":"Nebulizers are widely used for the inhalation of drug solutions in a variety of respiratory diseases. The efficacy of nebulizer therapy is influenced by a great number of factors, including the design of the device and the characteristics of the drug solution. Incorrect cleaning, maintenance and disinfection procedures may change the nebulizer performance in time, whereas patient factors can influence the lung deposition of the generated aerosol. In this review the technical aspects of nebulization of drug solutions will be discussed. Two main parameters are generally used to evaluate the performance of nebulizers: the droplet size distribution of the aerosol and the drug output rate. The droplet size distribution and the drug output rate are basically determined by the design and user conditions of the nebulizer. A higher gas flow of the compressor in a jet nebulizer or a higher vibration frequency of the piezo electric crystal in an ultrasonic nebulizer, decreases the droplet size. The choice of the type of nebulizer for nebulization of a certain drug solution may initially be based on laboratory evaluation. The major part of the mass or volume distribution should preferably correspond with aerodynamic particle diameters in the range of 1 to 5 micrometer. The intended drug output must be realized within a reasonable nebulization time (less than 30 min). From the drug output only a minor fraction will be deposited in the lung. The relation between in vitro and in vivo deposition is only partly understood and to date it has not been possible to predict drug delivery only from in vitro studies on nebulizers. Therefore, studies in patients should be performed before a drug solution for nebulization can be recommended for clinical practice. The mechanical properties of nebulizers are likely to change during use. An average utilization time of nebulizers is not available. Therefore, the performance of nebulizers should be checked periodically. Patient compliance in nebulizer therapy is relatively low. This is partly due to the fact that, at present, drug solutions for nebulizers cannot be administered efficiently within a short period of time. More efficient systems should be developed. If possible, nebulizers should be substituted to more efficient systems, e.g. dry powder inhalers or metered dose inhalers.","language":"en","page":"7","source":"Zotero","title":"A review of the technical aspects of drug nebulization","volume":"22","author":[{"family":"Lebrun","given":"P.P.H."}],"issued":{"date-parts":[["2000"]]}}}],"schema":"https://github.com/citation-style-language/schema/raw/master/csl-citation.json"} </w:instrText>
                            </w:r>
                            <w:r w:rsidRPr="002B636E">
                              <w:rPr>
                                <w:rStyle w:val="CitationThesisCar"/>
                              </w:rPr>
                              <w:fldChar w:fldCharType="separate"/>
                            </w:r>
                            <w:r w:rsidRPr="002B636E">
                              <w:rPr>
                                <w:rStyle w:val="CitationThesisCar"/>
                              </w:rPr>
                              <w:t>(Lebrun 2000)</w:t>
                            </w:r>
                            <w:r w:rsidRPr="002B636E">
                              <w:rPr>
                                <w:rStyle w:val="CitationThesisCar"/>
                              </w:rPr>
                              <w:fldChar w:fldCharType="end"/>
                            </w:r>
                          </w:p>
                          <w:p w14:paraId="7B302FF0" w14:textId="6BB30CFB" w:rsidR="00DF2113" w:rsidRPr="00B5002B" w:rsidRDefault="00DF2113" w:rsidP="00DA3354">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6CDF4B" id="Zone de texte 25" o:spid="_x0000_s1027" type="#_x0000_t202" style="position:absolute;left:0;text-align:left;margin-left:0;margin-top:302.35pt;width:484.5pt;height:.05pt;z-index:25166643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" stroked="f">
                <v:textbox style="mso-fit-shape-to-text:t" inset="0,0,0,0">
                  <w:txbxContent>
                    <w:p w14:paraId="4F05D831" w14:textId="620FE3CC" w:rsidR="00DF2113" w:rsidRDefault="00DF2113" w:rsidP="00DA3354">
                      <w:pPr>
                        <w:pStyle w:val="Caption"/>
                      </w:pPr>
                      <w:r w:rsidRPr="00DA3354">
                        <w:rPr>
                          <w:b/>
                          <w:bCs/>
                        </w:rPr>
                        <w:t xml:space="preserve">Figure </w:t>
                      </w:r>
                      <w:r w:rsidRPr="00DA3354">
                        <w:rPr>
                          <w:b/>
                          <w:bCs/>
                        </w:rPr>
                        <w:fldChar w:fldCharType="begin"/>
                      </w:r>
                      <w:r w:rsidRPr="00DA3354">
                        <w:rPr>
                          <w:b/>
                          <w:bCs/>
                        </w:rPr>
                        <w:instrText xml:space="preserve"> SEQ Figure \* ARABIC </w:instrText>
                      </w:r>
                      <w:r w:rsidRPr="00DA3354">
                        <w:rPr>
                          <w:b/>
                          <w:bCs/>
                        </w:rPr>
                        <w:fldChar w:fldCharType="separate"/>
                      </w:r>
                      <w:r>
                        <w:rPr>
                          <w:b/>
                          <w:bCs/>
                          <w:noProof/>
                        </w:rPr>
                        <w:t>4</w:t>
                      </w:r>
                      <w:r w:rsidRPr="00DA3354">
                        <w:rPr>
                          <w:b/>
                          <w:bCs/>
                        </w:rPr>
                        <w:fldChar w:fldCharType="end"/>
                      </w:r>
                      <w:r w:rsidRPr="00DA3354">
                        <w:rPr>
                          <w:b/>
                          <w:bCs/>
                        </w:rPr>
                        <w:t>:</w:t>
                      </w:r>
                      <w:r>
                        <w:t xml:space="preserve"> </w:t>
                      </w:r>
                      <w:r w:rsidRPr="00DA4168">
                        <w:t xml:space="preserve">Nebulizer setup </w:t>
                      </w:r>
                      <w:r>
                        <w:t xml:space="preserve">a) Capture of the setup from Figure 1; b) Picture of the compressor nebulizer; c) Diagram of the </w:t>
                      </w:r>
                      <w:proofErr w:type="spellStart"/>
                      <w:r>
                        <w:t>Sidestream</w:t>
                      </w:r>
                      <w:proofErr w:type="spellEnd"/>
                      <w:r>
                        <w:t xml:space="preserve"> technology atomization setup</w:t>
                      </w:r>
                      <w:r w:rsidRPr="00DA4168">
                        <w:t xml:space="preserve"> taken from </w:t>
                      </w:r>
                      <w:r w:rsidRPr="002B636E">
                        <w:rPr>
                          <w:rStyle w:val="CitationThesisCar"/>
                        </w:rPr>
                        <w:fldChar w:fldCharType="begin"/>
                      </w:r>
                      <w:r w:rsidRPr="002B636E">
                        <w:rPr>
                          <w:rStyle w:val="CitationThesisCar"/>
                        </w:rPr>
                        <w:instrText xml:space="preserve"> ADDIN ZOTERO_ITEM CSL_CITATION {"citationID":"89yiQDqK","properties":{"formattedCitation":"(Lebrun 2000)","plainCitation":"(Lebrun 2000)","noteIndex":0},"citationItems":[{"id":266,"uris":["http://zotero.org/users/5725005/items/YL3NA2X5"],"uri":["http://zotero.org/users/5725005/items/YL3NA2X5"],"itemData":{"id":266,"type":"article-journal","abstract":"Nebulizers are widely used for the inhalation of drug solutions in a variety of respiratory diseases. The efficacy of nebulizer therapy is influenced by a great number of factors, including the design of the device and the characteristics of the drug solution. Incorrect cleaning, maintenance and disinfection procedures may change the nebulizer performance in time, whereas patient factors can influence the lung deposition of the generated aerosol. In this review the technical aspects of nebulization of drug solutions will be discussed. Two main parameters are generally used to evaluate the performance of nebulizers: the droplet size distribution of the aerosol and the drug output rate. The droplet size distribution and the drug output rate are basically determined by the design and user conditions of the nebulizer. A higher gas flow of the compressor in a jet nebulizer or a higher vibration frequency of the piezo electric crystal in an ultrasonic nebulizer, decreases the droplet size. The choice of the type of nebulizer for nebulization of a certain drug solution may initially be based on laboratory evaluation. The major part of the mass or volume distribution should preferably correspond with aerodynamic particle diameters in the range of 1 to 5 micrometer. The intended drug output must be realized within a reasonable nebulization time (less than 30 min). From the drug output only a minor fraction will be deposited in the lung. The relation between in vitro and in vivo deposition is only partly understood and to date it has not been possible to predict drug delivery only from in vitro studies on nebulizers. Therefore, studies in patients should be performed before a drug solution for nebulization can be recommended for clinical practice. The mechanical properties of nebulizers are likely to change during use. An average utilization time of nebulizers is not available. Therefore, the performance of nebulizers should be checked periodically. Patient compliance in nebulizer therapy is relatively low. This is partly due to the fact that, at present, drug solutions for nebulizers cannot be administered efficiently within a short period of time. More efficient systems should be developed. If possible, nebulizers should be substituted to more efficient systems, e.g. dry powder inhalers or metered dose inhalers.","language":"en","page":"7","source":"Zotero","title":"A review of the technical aspects of drug nebulization","volume":"22","author":[{"family":"Lebrun","given":"P.P.H."}],"issued":{"date-parts":[["2000"]]}}}],"schema":"https://github.com/citation-style-language/schema/raw/master/csl-citation.json"} </w:instrText>
                      </w:r>
                      <w:r w:rsidRPr="002B636E">
                        <w:rPr>
                          <w:rStyle w:val="CitationThesisCar"/>
                        </w:rPr>
                        <w:fldChar w:fldCharType="separate"/>
                      </w:r>
                      <w:r w:rsidRPr="002B636E">
                        <w:rPr>
                          <w:rStyle w:val="CitationThesisCar"/>
                        </w:rPr>
                        <w:t>(Lebrun 2000)</w:t>
                      </w:r>
                      <w:r w:rsidRPr="002B636E">
                        <w:rPr>
                          <w:rStyle w:val="CitationThesisCar"/>
                        </w:rPr>
                        <w:fldChar w:fldCharType="end"/>
                      </w:r>
                    </w:p>
                    <w:p w14:paraId="7B302FF0" w14:textId="6BB30CFB" w:rsidR="00DF2113" w:rsidRPr="00B5002B" w:rsidRDefault="00DF2113" w:rsidP="00DA3354">
                      <w:pPr>
                        <w:pStyle w:val="Caption"/>
                        <w:rPr>
                          <w:noProof/>
                        </w:rPr>
                      </w:pPr>
                    </w:p>
                  </w:txbxContent>
                </v:textbox>
                <w10:wrap type="topAndBottom" anchorx="margin"/>
              </v:shape>
            </w:pict>
          </mc:Fallback>
        </mc:AlternateContent>
      </w:r>
    </w:p>
    <w:p w14:paraId="2B343EDE" w14:textId="3600459C" w:rsidR="00D90132" w:rsidRDefault="00D90132" w:rsidP="00D90132"/>
    <w:p w14:paraId="7B2904E8" w14:textId="66F5B7C1" w:rsidR="00D90132" w:rsidRDefault="00D90132" w:rsidP="00D90132">
      <w:r>
        <w:t>The droplets are introduced</w:t>
      </w:r>
      <w:r w:rsidR="008C125E">
        <w:t xml:space="preserve"> </w:t>
      </w:r>
      <w:r>
        <w:t xml:space="preserve">into the cryogen via a nozzle made of copper and </w:t>
      </w:r>
      <w:commentRangeStart w:id="141"/>
      <w:r>
        <w:t xml:space="preserve">sealed </w:t>
      </w:r>
      <w:commentRangeEnd w:id="141"/>
      <w:r w:rsidR="00C652EB">
        <w:rPr>
          <w:rStyle w:val="CommentReference"/>
        </w:rPr>
        <w:commentReference w:id="141"/>
      </w:r>
      <w:r>
        <w:t>to the glove box.</w:t>
      </w:r>
      <w:r w:rsidR="008C125E">
        <w:t xml:space="preserve"> The geometry</w:t>
      </w:r>
      <w:r>
        <w:t xml:space="preserve"> </w:t>
      </w:r>
      <w:r w:rsidR="008C125E">
        <w:t xml:space="preserve">of the </w:t>
      </w:r>
      <w:r>
        <w:t xml:space="preserve">plastic pipe </w:t>
      </w:r>
      <w:r w:rsidR="008C125E">
        <w:t xml:space="preserve">between the water reservoir and the nozzle </w:t>
      </w:r>
      <w:r>
        <w:t xml:space="preserve">needs to be carefully adjusted to </w:t>
      </w:r>
      <w:r w:rsidR="008C125E">
        <w:t>reduce</w:t>
      </w:r>
      <w:r>
        <w:t xml:space="preserve"> droplet condensation on the pipe wall.</w:t>
      </w:r>
      <w:r w:rsidR="008C125E">
        <w:t xml:space="preserve"> Even though this condensation effect can be reduced, it is not possible to completely prevent it</w:t>
      </w:r>
      <w:r w:rsidR="007C680B">
        <w:t xml:space="preserve">. This </w:t>
      </w:r>
      <w:r w:rsidR="008C125E">
        <w:t xml:space="preserve">can result in big </w:t>
      </w:r>
      <w:r w:rsidR="00DA3354">
        <w:t xml:space="preserve">size </w:t>
      </w:r>
      <w:r w:rsidR="008C125E">
        <w:t>droplets falling into the cryogen</w:t>
      </w:r>
      <w:r w:rsidR="007C680B">
        <w:t xml:space="preserve"> and </w:t>
      </w:r>
      <w:r w:rsidR="00DA3354">
        <w:t xml:space="preserve">that </w:t>
      </w:r>
      <w:r w:rsidR="007C680B">
        <w:t>needs to be prevented at all cost</w:t>
      </w:r>
      <w:r w:rsidR="008C125E">
        <w:t>.</w:t>
      </w:r>
      <w:r w:rsidR="007C680B">
        <w:t xml:space="preserve"> Small droplets forming on the </w:t>
      </w:r>
      <w:del w:id="142" w:author="Anita.Dawes" w:date="2020-06-25T16:26:00Z">
        <w:r w:rsidR="007C680B" w:rsidDel="00C652EB">
          <w:delText xml:space="preserve">pipes </w:delText>
        </w:r>
      </w:del>
      <w:ins w:id="143" w:author="Anita.Dawes" w:date="2020-06-25T16:27:00Z">
        <w:r w:rsidR="00C652EB">
          <w:t xml:space="preserve">outer </w:t>
        </w:r>
      </w:ins>
      <w:r w:rsidR="007C680B">
        <w:t>wall</w:t>
      </w:r>
      <w:ins w:id="144" w:author="Anita.Dawes" w:date="2020-06-25T16:26:00Z">
        <w:r w:rsidR="00C652EB">
          <w:t>s</w:t>
        </w:r>
      </w:ins>
      <w:r w:rsidR="007C680B">
        <w:t xml:space="preserve"> </w:t>
      </w:r>
      <w:ins w:id="145" w:author="Anita.Dawes" w:date="2020-06-25T16:26:00Z">
        <w:r w:rsidR="00C652EB">
          <w:t xml:space="preserve">of the pipes </w:t>
        </w:r>
      </w:ins>
      <w:r w:rsidR="007C680B">
        <w:t xml:space="preserve">are usually </w:t>
      </w:r>
      <w:r w:rsidR="007C680B">
        <w:lastRenderedPageBreak/>
        <w:t>transported by the gas flow and build</w:t>
      </w:r>
      <w:ins w:id="146" w:author="Anita.Dawes" w:date="2020-06-25T16:27:00Z">
        <w:r w:rsidR="00C652EB">
          <w:t>-</w:t>
        </w:r>
      </w:ins>
      <w:del w:id="147" w:author="Anita.Dawes" w:date="2020-06-25T16:27:00Z">
        <w:r w:rsidR="007C680B" w:rsidDel="00C652EB">
          <w:delText xml:space="preserve"> </w:delText>
        </w:r>
      </w:del>
      <w:r w:rsidR="007C680B">
        <w:t>up on the nozzle orifice. It is then possible to manually absorb them using a cotton bud, a task requiring peculiar attention, care and dexterity.</w:t>
      </w:r>
      <w:r w:rsidR="008C125E">
        <w:t xml:space="preserve"> </w:t>
      </w:r>
    </w:p>
    <w:p w14:paraId="6FAE3DBA" w14:textId="1EB65BC7" w:rsidR="00D90132" w:rsidRDefault="00D90132" w:rsidP="00D90132">
      <w:r>
        <w:t xml:space="preserve">It is important to note that the </w:t>
      </w:r>
      <w:r w:rsidR="001D3C54">
        <w:t>cooling efficiency</w:t>
      </w:r>
      <w:r>
        <w:t xml:space="preserve"> will not only depend on the thermophysical properties of the cryogen, but also on the sample dynamics within the cryoliquid. The cooling rate will be enhanced if the samples continue </w:t>
      </w:r>
      <w:del w:id="148" w:author="Anita.Dawes" w:date="2020-06-25T16:28:00Z">
        <w:r w:rsidDel="00C652EB">
          <w:delText xml:space="preserve">plunging </w:delText>
        </w:r>
      </w:del>
      <w:ins w:id="149" w:author="Anita.Dawes" w:date="2020-06-25T16:28:00Z">
        <w:r w:rsidR="00C652EB">
          <w:t xml:space="preserve">sinking </w:t>
        </w:r>
      </w:ins>
      <w:r>
        <w:t>after being introduced in</w:t>
      </w:r>
      <w:ins w:id="150" w:author="Anita.Dawes" w:date="2020-06-25T16:28:00Z">
        <w:r w:rsidR="00C652EB">
          <w:t>to</w:t>
        </w:r>
      </w:ins>
      <w:r>
        <w:t xml:space="preserve"> the cryogen rather than if it quickly comes to rest (forced convection) </w:t>
      </w:r>
      <w:r w:rsidRPr="00D90132">
        <w:rPr>
          <w:color w:val="FF0000"/>
        </w:rPr>
        <w:t>(citation</w:t>
      </w:r>
      <w:r>
        <w:t>). The density difference between HGW (0.94 g\cm</w:t>
      </w:r>
      <w:r w:rsidRPr="007C680B">
        <w:rPr>
          <w:vertAlign w:val="superscript"/>
        </w:rPr>
        <w:t>3</w:t>
      </w:r>
      <w:r>
        <w:t>) and liquid ethane (0.544 g\cm</w:t>
      </w:r>
      <w:r w:rsidRPr="007C680B">
        <w:rPr>
          <w:vertAlign w:val="superscript"/>
        </w:rPr>
        <w:t>3</w:t>
      </w:r>
      <w:r>
        <w:t xml:space="preserve"> at 184.5 K)</w:t>
      </w:r>
      <w:r w:rsidR="005340A7">
        <w:t xml:space="preserve"> result in the </w:t>
      </w:r>
      <w:r>
        <w:t>particles slowly sink</w:t>
      </w:r>
      <w:r w:rsidR="005340A7">
        <w:t>ing at</w:t>
      </w:r>
      <w:r>
        <w:t xml:space="preserve"> the bottom of the</w:t>
      </w:r>
      <w:r w:rsidR="005340A7">
        <w:t xml:space="preserve"> reaction vessel</w:t>
      </w:r>
      <w:r>
        <w:t>.</w:t>
      </w:r>
      <w:r w:rsidR="001D3C54">
        <w:t xml:space="preserve"> </w:t>
      </w:r>
      <w:r w:rsidR="001D3C54" w:rsidRPr="001D3C54">
        <w:rPr>
          <w:color w:val="FF0000"/>
        </w:rPr>
        <w:t>(We haven’t been able to measure the flow rate coming out of the nozzle)</w:t>
      </w:r>
    </w:p>
    <w:p w14:paraId="208CBF1F" w14:textId="14B81EF2" w:rsidR="001D3C54" w:rsidRDefault="00D90132" w:rsidP="00D90132">
      <w:del w:id="151" w:author="Anita.Dawes" w:date="2020-06-25T16:29:00Z">
        <w:r w:rsidDel="00B43826">
          <w:delText>We usually introduce the</w:delText>
        </w:r>
      </w:del>
      <w:ins w:id="152" w:author="Anita.Dawes" w:date="2020-06-25T16:29:00Z">
        <w:r w:rsidR="00B43826">
          <w:t>Typically, the</w:t>
        </w:r>
      </w:ins>
      <w:r>
        <w:t xml:space="preserve"> water </w:t>
      </w:r>
      <w:ins w:id="153" w:author="Anita.Dawes" w:date="2020-06-25T16:29:00Z">
        <w:r w:rsidR="00B43826">
          <w:t xml:space="preserve">is introduced </w:t>
        </w:r>
      </w:ins>
      <w:r>
        <w:t xml:space="preserve">for 20 minutes and in two steps of 10 minutes each. Before starting, </w:t>
      </w:r>
      <w:del w:id="154" w:author="Anita.Dawes" w:date="2020-06-25T16:30:00Z">
        <w:r w:rsidDel="00B43826">
          <w:delText xml:space="preserve">we disconnect </w:delText>
        </w:r>
      </w:del>
      <w:r>
        <w:t xml:space="preserve">the water reservoir </w:t>
      </w:r>
      <w:r w:rsidR="005340A7">
        <w:t>(6)</w:t>
      </w:r>
      <w:ins w:id="155" w:author="Anita.Dawes" w:date="2020-06-25T16:30:00Z">
        <w:r w:rsidR="00B43826">
          <w:t xml:space="preserve"> is disconnected</w:t>
        </w:r>
      </w:ins>
      <w:r w:rsidR="005340A7">
        <w:t xml:space="preserve"> </w:t>
      </w:r>
      <w:r>
        <w:t xml:space="preserve">from the pipe linked to the nozzle and </w:t>
      </w:r>
      <w:del w:id="156" w:author="Anita.Dawes" w:date="2020-06-25T16:30:00Z">
        <w:r w:rsidDel="00B43826">
          <w:delText xml:space="preserve">adjust </w:delText>
        </w:r>
      </w:del>
      <w:r>
        <w:t>the</w:t>
      </w:r>
      <w:r w:rsidR="007C680B">
        <w:t xml:space="preserve"> height</w:t>
      </w:r>
      <w:r>
        <w:t xml:space="preserve"> level of the </w:t>
      </w:r>
      <w:r w:rsidR="001D3C54">
        <w:t>d</w:t>
      </w:r>
      <w:r>
        <w:t xml:space="preserve">ewar </w:t>
      </w:r>
      <w:r w:rsidR="007C680B">
        <w:t xml:space="preserve">(1 + 2) </w:t>
      </w:r>
      <w:ins w:id="157" w:author="Anita.Dawes" w:date="2020-06-25T16:30:00Z">
        <w:r w:rsidR="00B43826">
          <w:t xml:space="preserve">adjusted </w:t>
        </w:r>
      </w:ins>
      <w:r>
        <w:t xml:space="preserve">to </w:t>
      </w:r>
      <w:del w:id="158" w:author="Anita.Dawes" w:date="2020-06-25T16:31:00Z">
        <w:r w:rsidDel="00B43826">
          <w:delText>put</w:delText>
        </w:r>
        <w:r w:rsidR="007C680B" w:rsidDel="00B43826">
          <w:delText xml:space="preserve"> </w:delText>
        </w:r>
      </w:del>
      <w:ins w:id="159" w:author="Anita.Dawes" w:date="2020-06-25T16:31:00Z">
        <w:r w:rsidR="00B43826">
          <w:t xml:space="preserve">place </w:t>
        </w:r>
      </w:ins>
      <w:r w:rsidR="007C680B">
        <w:t>the nozzle close to</w:t>
      </w:r>
      <w:r>
        <w:t xml:space="preserve"> </w:t>
      </w:r>
      <w:r w:rsidR="007C680B">
        <w:t>2</w:t>
      </w:r>
      <w:r>
        <w:t xml:space="preserve"> cm to the ethane level. </w:t>
      </w:r>
      <w:del w:id="160" w:author="Anita.Dawes" w:date="2020-06-25T16:34:00Z">
        <w:r w:rsidDel="004C55AB">
          <w:delText>We then setup t</w:delText>
        </w:r>
      </w:del>
      <w:ins w:id="161" w:author="Anita.Dawes" w:date="2020-06-25T16:34:00Z">
        <w:r w:rsidR="004C55AB">
          <w:t>T</w:t>
        </w:r>
      </w:ins>
      <w:r>
        <w:t xml:space="preserve">he </w:t>
      </w:r>
      <w:r w:rsidR="001D3C54">
        <w:t>n</w:t>
      </w:r>
      <w:r>
        <w:t xml:space="preserve">itrogen flow </w:t>
      </w:r>
      <w:ins w:id="162" w:author="Anita.Dawes" w:date="2020-06-25T16:34:00Z">
        <w:r w:rsidR="004C55AB">
          <w:t xml:space="preserve">is then set up </w:t>
        </w:r>
      </w:ins>
      <w:r>
        <w:t xml:space="preserve">at 0.5 bar </w:t>
      </w:r>
      <w:r w:rsidR="00FE1038">
        <w:t>before</w:t>
      </w:r>
      <w:r>
        <w:t xml:space="preserve"> turn</w:t>
      </w:r>
      <w:r w:rsidR="00FE1038">
        <w:t>ing</w:t>
      </w:r>
      <w:r>
        <w:t xml:space="preserve"> the </w:t>
      </w:r>
      <w:r w:rsidR="00FE1038">
        <w:t>compressor</w:t>
      </w:r>
      <w:r>
        <w:t xml:space="preserve"> on. </w:t>
      </w:r>
      <w:r w:rsidR="005340A7">
        <w:t>After a visual inspection</w:t>
      </w:r>
      <w:r>
        <w:t xml:space="preserve"> </w:t>
      </w:r>
      <w:r w:rsidR="005340A7">
        <w:t xml:space="preserve">of </w:t>
      </w:r>
      <w:r>
        <w:t xml:space="preserve">the flow </w:t>
      </w:r>
      <w:r w:rsidR="005340A7">
        <w:t>quality</w:t>
      </w:r>
      <w:r w:rsidR="001D3C54">
        <w:t xml:space="preserve"> coming out from the water reservoir (fine mist)</w:t>
      </w:r>
      <w:r w:rsidR="005340A7">
        <w:t>,</w:t>
      </w:r>
      <w:r>
        <w:t xml:space="preserve"> the water reservoir </w:t>
      </w:r>
      <w:r w:rsidR="005340A7">
        <w:t xml:space="preserve">is connected </w:t>
      </w:r>
      <w:r>
        <w:t>to the nozzle and</w:t>
      </w:r>
      <w:r w:rsidR="005340A7">
        <w:t xml:space="preserve"> </w:t>
      </w:r>
      <w:r>
        <w:t>the timer</w:t>
      </w:r>
      <w:r w:rsidR="005340A7">
        <w:t xml:space="preserve"> is started</w:t>
      </w:r>
      <w:r>
        <w:t>. After the first introduction step (10 min), we can control the ethane level and adjust the nozzle level accordingly. If the ethane temperature is above 1</w:t>
      </w:r>
      <w:r w:rsidR="005340A7">
        <w:t>30</w:t>
      </w:r>
      <w:ins w:id="163" w:author="Anita.Dawes" w:date="2020-06-25T16:34:00Z">
        <w:r w:rsidR="004C55AB">
          <w:t> </w:t>
        </w:r>
      </w:ins>
      <w:r>
        <w:t xml:space="preserve">K, we can also refill </w:t>
      </w:r>
      <w:r w:rsidR="005340A7">
        <w:t xml:space="preserve">the primary cryogen </w:t>
      </w:r>
      <w:r w:rsidR="001D3C54">
        <w:t>d</w:t>
      </w:r>
      <w:r w:rsidR="005340A7">
        <w:t xml:space="preserve">ewar (1) with liquid </w:t>
      </w:r>
      <w:r w:rsidR="001D3C54">
        <w:t>n</w:t>
      </w:r>
      <w:r w:rsidR="007C680B">
        <w:t>itrogen</w:t>
      </w:r>
      <w:r>
        <w:t xml:space="preserve">. </w:t>
      </w:r>
    </w:p>
    <w:p w14:paraId="6C643B77" w14:textId="5C4A3A8A" w:rsidR="007337BA" w:rsidRDefault="007337BA" w:rsidP="00D90132"/>
    <w:p w14:paraId="64E55CE8" w14:textId="77777777" w:rsidR="001D3C54" w:rsidRDefault="00FC2AA8" w:rsidP="001D3C54">
      <w:pPr>
        <w:keepNext/>
      </w:pPr>
      <w:r>
        <w:rPr>
          <w:noProof/>
        </w:rPr>
        <w:drawing>
          <wp:inline distT="0" distB="0" distL="0" distR="0" wp14:anchorId="3F1B7FA3" wp14:editId="12DEB183">
            <wp:extent cx="6321628" cy="3556000"/>
            <wp:effectExtent l="0" t="0" r="3175" b="635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e5'.jpg"/>
                    <pic:cNvPicPr/>
                  </pic:nvPicPr>
                  <pic:blipFill>
                    <a:blip r:embed="rId15">
                      <a:extLst>
                        <a:ext uri="{28A0092B-C50C-407E-A947-70E740481C1C}">
                          <a14:useLocalDpi xmlns:a14="http://schemas.microsoft.com/office/drawing/2010/main" val="0"/>
                        </a:ext>
                      </a:extLst>
                    </a:blip>
                    <a:stretch>
                      <a:fillRect/>
                    </a:stretch>
                  </pic:blipFill>
                  <pic:spPr>
                    <a:xfrm>
                      <a:off x="0" y="0"/>
                      <a:ext cx="6332686" cy="3562220"/>
                    </a:xfrm>
                    <a:prstGeom prst="rect">
                      <a:avLst/>
                    </a:prstGeom>
                  </pic:spPr>
                </pic:pic>
              </a:graphicData>
            </a:graphic>
          </wp:inline>
        </w:drawing>
      </w:r>
    </w:p>
    <w:p w14:paraId="53109D3F" w14:textId="53A8867E" w:rsidR="00FC2AA8" w:rsidRDefault="001D3C54" w:rsidP="001D3C54">
      <w:pPr>
        <w:pStyle w:val="Caption"/>
      </w:pPr>
      <w:r w:rsidRPr="001D3C54">
        <w:rPr>
          <w:b/>
          <w:bCs/>
        </w:rPr>
        <w:t xml:space="preserve">Figure </w:t>
      </w:r>
      <w:r w:rsidRPr="001D3C54">
        <w:rPr>
          <w:b/>
          <w:bCs/>
        </w:rPr>
        <w:fldChar w:fldCharType="begin"/>
      </w:r>
      <w:r w:rsidRPr="001D3C54">
        <w:rPr>
          <w:b/>
          <w:bCs/>
        </w:rPr>
        <w:instrText xml:space="preserve"> SEQ Figure \* ARABIC </w:instrText>
      </w:r>
      <w:r w:rsidRPr="001D3C54">
        <w:rPr>
          <w:b/>
          <w:bCs/>
        </w:rPr>
        <w:fldChar w:fldCharType="separate"/>
      </w:r>
      <w:r w:rsidRPr="001D3C54">
        <w:rPr>
          <w:b/>
          <w:bCs/>
          <w:noProof/>
        </w:rPr>
        <w:t>5</w:t>
      </w:r>
      <w:r w:rsidRPr="001D3C54">
        <w:rPr>
          <w:b/>
          <w:bCs/>
        </w:rPr>
        <w:fldChar w:fldCharType="end"/>
      </w:r>
      <w:r w:rsidRPr="001D3C54">
        <w:rPr>
          <w:b/>
          <w:bCs/>
        </w:rPr>
        <w:t>:</w:t>
      </w:r>
      <w:r>
        <w:t xml:space="preserve"> </w:t>
      </w:r>
      <w:r w:rsidRPr="004073ED">
        <w:t>Nozzle setup showing heating ring attached around a copper cylindrical block. T1 is K type thermocouple fixed at the bottom of nozzle. T2 is K type thermocouple attached on top of the copper block.</w:t>
      </w:r>
    </w:p>
    <w:p w14:paraId="32F0DF49" w14:textId="5A987EAD" w:rsidR="00551572" w:rsidRDefault="00551572" w:rsidP="00FC2AA8">
      <w:pPr>
        <w:pStyle w:val="Caption"/>
      </w:pPr>
    </w:p>
    <w:p w14:paraId="7F8158E4" w14:textId="1C9FA104" w:rsidR="007337BA" w:rsidRDefault="00551572" w:rsidP="00FC2AA8">
      <w:pPr>
        <w:pStyle w:val="Caption"/>
      </w:pPr>
      <w:r>
        <w:t xml:space="preserve"> </w:t>
      </w:r>
    </w:p>
    <w:p w14:paraId="0A0CF7A5" w14:textId="2516407A" w:rsidR="00CD0DEA" w:rsidRDefault="001D3C54" w:rsidP="0096178C">
      <w:r>
        <w:lastRenderedPageBreak/>
        <w:t xml:space="preserve">Because the nozzle is close to the liquid ethane level, </w:t>
      </w:r>
      <w:r w:rsidR="008507DF">
        <w:t>incoming</w:t>
      </w:r>
      <w:r>
        <w:t xml:space="preserve"> water droplets may be subject to freezing before entering the cryogen. This </w:t>
      </w:r>
      <w:del w:id="164" w:author="Anita.Dawes" w:date="2020-06-25T16:35:00Z">
        <w:r w:rsidDel="004C55AB">
          <w:delText>represent an issue</w:delText>
        </w:r>
      </w:del>
      <w:ins w:id="165" w:author="Anita.Dawes" w:date="2020-06-25T16:35:00Z">
        <w:r w:rsidR="004C55AB">
          <w:t>poses a problem</w:t>
        </w:r>
      </w:ins>
      <w:r>
        <w:t xml:space="preserve"> as crystallization is expected to happen </w:t>
      </w:r>
      <w:del w:id="166" w:author="Anita.Dawes" w:date="2020-06-25T16:36:00Z">
        <w:r w:rsidDel="004C55AB">
          <w:delText xml:space="preserve">in </w:delText>
        </w:r>
      </w:del>
      <w:ins w:id="167" w:author="Anita.Dawes" w:date="2020-06-25T16:36:00Z">
        <w:r w:rsidR="004C55AB">
          <w:t xml:space="preserve">under </w:t>
        </w:r>
      </w:ins>
      <w:r>
        <w:t xml:space="preserve">those conditions. </w:t>
      </w:r>
      <w:r w:rsidR="00551572">
        <w:t>T</w:t>
      </w:r>
      <w:r w:rsidR="0096178C">
        <w:t>emperature</w:t>
      </w:r>
      <w:r w:rsidR="00551572">
        <w:t xml:space="preserve"> </w:t>
      </w:r>
      <w:r w:rsidR="0096178C">
        <w:t>at the bottom of the nozzle</w:t>
      </w:r>
      <w:r w:rsidR="00551572" w:rsidRPr="00551572">
        <w:t xml:space="preserve"> </w:t>
      </w:r>
      <w:r w:rsidR="00551572">
        <w:t>is monitor</w:t>
      </w:r>
      <w:r w:rsidR="00FA4152">
        <w:t>ed</w:t>
      </w:r>
      <w:r w:rsidR="00551572">
        <w:t xml:space="preserve"> using a K type thermocouple</w:t>
      </w:r>
      <w:r w:rsidR="00FA4152">
        <w:t xml:space="preserve"> </w:t>
      </w:r>
      <w:r w:rsidR="00FA4152" w:rsidRPr="00551572">
        <w:t xml:space="preserve">(T1 in Figure </w:t>
      </w:r>
      <w:r w:rsidR="00FA4152">
        <w:t>5</w:t>
      </w:r>
      <w:r w:rsidR="00FA4152" w:rsidRPr="00551572">
        <w:t>)</w:t>
      </w:r>
      <w:r w:rsidR="00CD0DEA">
        <w:t xml:space="preserve"> and</w:t>
      </w:r>
      <w:r w:rsidR="00551572">
        <w:t xml:space="preserve"> </w:t>
      </w:r>
      <w:commentRangeStart w:id="168"/>
      <w:r w:rsidR="00551572">
        <w:t>I</w:t>
      </w:r>
      <w:commentRangeEnd w:id="168"/>
      <w:r w:rsidR="004C55AB">
        <w:rPr>
          <w:rStyle w:val="CommentReference"/>
        </w:rPr>
        <w:commentReference w:id="168"/>
      </w:r>
      <w:r w:rsidR="00551572">
        <w:t xml:space="preserve"> aim </w:t>
      </w:r>
      <w:r w:rsidR="0096178C">
        <w:t>to maintain</w:t>
      </w:r>
      <w:r w:rsidR="00551572">
        <w:t xml:space="preserve"> this temperature</w:t>
      </w:r>
      <w:r w:rsidR="0096178C">
        <w:t xml:space="preserve"> above 0 °C</w:t>
      </w:r>
      <w:r w:rsidR="00551572">
        <w:t xml:space="preserve"> prevent</w:t>
      </w:r>
      <w:r w:rsidR="00CD0DEA">
        <w:t>ing</w:t>
      </w:r>
      <w:r w:rsidR="00551572">
        <w:t xml:space="preserve"> water droplet </w:t>
      </w:r>
      <w:r w:rsidR="00CD0DEA">
        <w:t xml:space="preserve">from </w:t>
      </w:r>
      <w:r w:rsidR="00551572">
        <w:t>freezing</w:t>
      </w:r>
      <w:r w:rsidR="00330519">
        <w:t xml:space="preserve">. </w:t>
      </w:r>
    </w:p>
    <w:p w14:paraId="0350826C" w14:textId="32B067B0" w:rsidR="00A950BA" w:rsidRDefault="00CD0DEA" w:rsidP="0096178C">
      <w:r>
        <w:t>A</w:t>
      </w:r>
      <w:r w:rsidR="00330519">
        <w:t xml:space="preserve"> heat ring </w:t>
      </w:r>
      <w:r w:rsidR="00FA4152">
        <w:t>(</w:t>
      </w:r>
      <w:r w:rsidR="00FA4152" w:rsidRPr="00FA4152">
        <w:rPr>
          <w:color w:val="FF0000"/>
        </w:rPr>
        <w:t>Voltage</w:t>
      </w:r>
      <w:r w:rsidR="00FA4152">
        <w:t xml:space="preserve">) </w:t>
      </w:r>
      <w:r>
        <w:t xml:space="preserve">(8 in figure 5) is </w:t>
      </w:r>
      <w:r w:rsidR="00330519">
        <w:t xml:space="preserve">attached around a </w:t>
      </w:r>
      <w:r w:rsidR="00FA4152">
        <w:t xml:space="preserve">1 cm thick </w:t>
      </w:r>
      <w:r w:rsidR="00330519">
        <w:t xml:space="preserve">copper block </w:t>
      </w:r>
      <w:r w:rsidR="00FA4152">
        <w:t>soldered to the nozzle</w:t>
      </w:r>
      <w:r>
        <w:t xml:space="preserve"> with the purpose to act as a heat sink, warming up the whole copper nozzle. A</w:t>
      </w:r>
      <w:r w:rsidR="00FA4152">
        <w:t xml:space="preserve"> </w:t>
      </w:r>
      <w:r w:rsidR="008507DF">
        <w:t xml:space="preserve">second </w:t>
      </w:r>
      <w:r w:rsidR="00FA4152">
        <w:t xml:space="preserve">K type thermocouple (T2 in Figure 3) is </w:t>
      </w:r>
      <w:del w:id="169" w:author="Anita.Dawes" w:date="2020-06-25T16:38:00Z">
        <w:r w:rsidR="00FA4152" w:rsidDel="004C55AB">
          <w:delText xml:space="preserve">stick </w:delText>
        </w:r>
      </w:del>
      <w:ins w:id="170" w:author="Anita.Dawes" w:date="2020-06-25T16:38:00Z">
        <w:r w:rsidR="004C55AB">
          <w:t>attached to</w:t>
        </w:r>
      </w:ins>
      <w:del w:id="171" w:author="Anita.Dawes" w:date="2020-06-25T16:38:00Z">
        <w:r w:rsidR="00FA4152" w:rsidDel="004C55AB">
          <w:delText>on</w:delText>
        </w:r>
      </w:del>
      <w:ins w:id="172" w:author="Anita.Dawes" w:date="2020-06-25T16:38:00Z">
        <w:r w:rsidR="004C55AB">
          <w:t xml:space="preserve"> the</w:t>
        </w:r>
      </w:ins>
      <w:r w:rsidR="00FA4152">
        <w:t xml:space="preserve"> top of the copper block</w:t>
      </w:r>
      <w:r>
        <w:t xml:space="preserve"> to monitor its temperature. Both are</w:t>
      </w:r>
      <w:r w:rsidR="008507DF">
        <w:t xml:space="preserve"> connected to a PID</w:t>
      </w:r>
      <w:r>
        <w:t xml:space="preserve"> temperature controller (Red lion). A PID loop allow</w:t>
      </w:r>
      <w:ins w:id="173" w:author="Anita.Dawes" w:date="2020-06-25T16:39:00Z">
        <w:r w:rsidR="0085330A">
          <w:t>s</w:t>
        </w:r>
      </w:ins>
      <w:r>
        <w:t xml:space="preserve"> the voltage of the heat ring to be controlled and adjusted with respect to the </w:t>
      </w:r>
      <w:r w:rsidR="00C65F65">
        <w:t>inputted</w:t>
      </w:r>
      <w:r>
        <w:t xml:space="preserve"> copper block </w:t>
      </w:r>
      <w:r w:rsidR="00C65F65">
        <w:t>temperature. Various experiment</w:t>
      </w:r>
      <w:ins w:id="174" w:author="Anita.Dawes" w:date="2020-06-25T16:39:00Z">
        <w:r w:rsidR="0085330A">
          <w:t>s</w:t>
        </w:r>
      </w:ins>
      <w:r w:rsidR="00C65F65">
        <w:t xml:space="preserve"> </w:t>
      </w:r>
      <w:del w:id="175" w:author="Anita.Dawes" w:date="2020-06-25T16:39:00Z">
        <w:r w:rsidR="00C65F65" w:rsidDel="0085330A">
          <w:delText xml:space="preserve">has </w:delText>
        </w:r>
      </w:del>
      <w:ins w:id="176" w:author="Anita.Dawes" w:date="2020-06-25T16:39:00Z">
        <w:r w:rsidR="0085330A">
          <w:t xml:space="preserve">have </w:t>
        </w:r>
      </w:ins>
      <w:r w:rsidR="00C65F65">
        <w:t>shown that an input temperature of 40 °C for T2 allow</w:t>
      </w:r>
      <w:ins w:id="177" w:author="Anita.Dawes" w:date="2020-06-25T16:39:00Z">
        <w:r w:rsidR="0085330A">
          <w:t>s</w:t>
        </w:r>
      </w:ins>
      <w:r w:rsidR="00C65F65">
        <w:t xml:space="preserve"> the nozzle temperature (measured by T1) to stabilize around 20°C.  An alarm has been created such</w:t>
      </w:r>
      <w:r w:rsidR="0096178C">
        <w:t xml:space="preserve"> as the temperature of the copper </w:t>
      </w:r>
      <w:r w:rsidR="00C65F65">
        <w:t xml:space="preserve">block </w:t>
      </w:r>
      <w:r w:rsidR="0096178C">
        <w:t xml:space="preserve">can`t exceed 50 </w:t>
      </w:r>
      <w:ins w:id="178" w:author="Anita.Dawes" w:date="2020-06-25T16:40:00Z">
        <w:r w:rsidR="0085330A">
          <w:t>°C</w:t>
        </w:r>
        <w:r w:rsidR="0085330A" w:rsidDel="0085330A">
          <w:t xml:space="preserve"> </w:t>
        </w:r>
      </w:ins>
      <w:del w:id="179" w:author="Anita.Dawes" w:date="2020-06-25T16:40:00Z">
        <w:r w:rsidR="0096178C" w:rsidDel="0085330A">
          <w:delText xml:space="preserve">degree </w:delText>
        </w:r>
      </w:del>
      <w:r w:rsidR="0096178C">
        <w:t xml:space="preserve">to avoid </w:t>
      </w:r>
      <w:r w:rsidR="00C65F65">
        <w:t>droplet</w:t>
      </w:r>
      <w:del w:id="180" w:author="Anita.Dawes" w:date="2020-06-25T16:40:00Z">
        <w:r w:rsidR="00C65F65" w:rsidDel="0085330A">
          <w:delText>s</w:delText>
        </w:r>
      </w:del>
      <w:r w:rsidR="00C65F65">
        <w:t xml:space="preserve"> evaporation</w:t>
      </w:r>
      <w:r w:rsidR="0096178C">
        <w:t>.</w:t>
      </w:r>
      <w:r w:rsidR="00C65F65">
        <w:t xml:space="preserve"> </w:t>
      </w:r>
      <w:r w:rsidR="00A950BA">
        <w:t xml:space="preserve">Even though T1 can be below 0°C during the water introduction, no frost is generally observed growing on the nozzle aperture. </w:t>
      </w:r>
    </w:p>
    <w:p w14:paraId="38F8DE1D" w14:textId="3B66EBCC" w:rsidR="00A950BA" w:rsidRDefault="00A950BA" w:rsidP="0096178C">
      <w:r>
        <w:t xml:space="preserve">Once the time of introduction is passed (20 min), the water reservoir is disconnected from the pipe connecting it to the nozzle. This pipe </w:t>
      </w:r>
      <w:r w:rsidR="00935B1E">
        <w:t>must then</w:t>
      </w:r>
      <w:r>
        <w:t xml:space="preserve"> be plugged to avoid releas</w:t>
      </w:r>
      <w:r w:rsidR="00935B1E">
        <w:t>ing</w:t>
      </w:r>
      <w:r>
        <w:t xml:space="preserve"> ethane gas in the laboratory atmosphere.</w:t>
      </w:r>
      <w:r w:rsidR="00935B1E">
        <w:t xml:space="preserve"> Reaction vessel height can be lowered down and put aside of the nozzle to avoid remaining condensed water droplets falling into the cryogen. All those steps must be done carefully to avoid big chunk of ice that grew on the heat shield (3 in Figure 1) to fall into the cryogen before the particles have been recovered.</w:t>
      </w:r>
    </w:p>
    <w:p w14:paraId="7A0898FC" w14:textId="526641F1" w:rsidR="00EE2285" w:rsidRDefault="00583A12" w:rsidP="00E90D83">
      <w:pPr>
        <w:rPr>
          <w:ins w:id="181" w:author="Anita.Dawes" w:date="2020-06-25T17:00:00Z"/>
        </w:rPr>
      </w:pPr>
      <w:ins w:id="182" w:author="Anita.Dawes" w:date="2020-06-25T16:59:00Z">
        <w:r>
          <w:rPr>
            <w:highlight w:val="yellow"/>
          </w:rPr>
          <w:t>B</w:t>
        </w:r>
      </w:ins>
      <w:ins w:id="183" w:author="Anita.Dawes" w:date="2020-06-25T16:58:00Z">
        <w:r>
          <w:rPr>
            <w:highlight w:val="yellow"/>
          </w:rPr>
          <w:t>ecause there is a lot of (necessary) detail</w:t>
        </w:r>
        <w:r>
          <w:rPr>
            <w:highlight w:val="yellow"/>
          </w:rPr>
          <w:t xml:space="preserve">, </w:t>
        </w:r>
      </w:ins>
      <w:ins w:id="184" w:author="Anita.Dawes" w:date="2020-06-25T17:02:00Z">
        <w:r>
          <w:rPr>
            <w:highlight w:val="yellow"/>
          </w:rPr>
          <w:t>in</w:t>
        </w:r>
      </w:ins>
      <w:ins w:id="185" w:author="Anita.Dawes" w:date="2020-06-25T16:42:00Z">
        <w:r w:rsidR="00780706" w:rsidRPr="00583A12">
          <w:rPr>
            <w:highlight w:val="yellow"/>
          </w:rPr>
          <w:t xml:space="preserve"> each section it’s good to have a connecting sentence</w:t>
        </w:r>
      </w:ins>
      <w:ins w:id="186" w:author="Anita.Dawes" w:date="2020-06-25T16:59:00Z">
        <w:r>
          <w:rPr>
            <w:highlight w:val="yellow"/>
          </w:rPr>
          <w:t xml:space="preserve"> or two</w:t>
        </w:r>
      </w:ins>
      <w:ins w:id="187" w:author="Anita.Dawes" w:date="2020-06-25T16:42:00Z">
        <w:r w:rsidR="00780706" w:rsidRPr="00583A12">
          <w:rPr>
            <w:highlight w:val="yellow"/>
          </w:rPr>
          <w:t xml:space="preserve"> </w:t>
        </w:r>
      </w:ins>
      <w:ins w:id="188" w:author="Anita.Dawes" w:date="2020-06-25T16:46:00Z">
        <w:r w:rsidR="00780706">
          <w:rPr>
            <w:highlight w:val="yellow"/>
          </w:rPr>
          <w:t xml:space="preserve">– a bridge – </w:t>
        </w:r>
      </w:ins>
      <w:ins w:id="189" w:author="Anita.Dawes" w:date="2020-06-25T17:02:00Z">
        <w:r>
          <w:rPr>
            <w:highlight w:val="yellow"/>
          </w:rPr>
          <w:t xml:space="preserve">from one section </w:t>
        </w:r>
      </w:ins>
      <w:bookmarkStart w:id="190" w:name="_GoBack"/>
      <w:bookmarkEnd w:id="190"/>
      <w:ins w:id="191" w:author="Anita.Dawes" w:date="2020-06-25T16:42:00Z">
        <w:r w:rsidR="00780706" w:rsidRPr="00583A12">
          <w:rPr>
            <w:highlight w:val="yellow"/>
          </w:rPr>
          <w:t>to the next sectio</w:t>
        </w:r>
      </w:ins>
      <w:ins w:id="192" w:author="Anita.Dawes" w:date="2020-06-25T16:43:00Z">
        <w:r w:rsidR="00780706" w:rsidRPr="00583A12">
          <w:rPr>
            <w:highlight w:val="yellow"/>
          </w:rPr>
          <w:t>n</w:t>
        </w:r>
      </w:ins>
      <w:ins w:id="193" w:author="Anita.Dawes" w:date="2020-06-25T17:01:00Z">
        <w:r>
          <w:rPr>
            <w:highlight w:val="yellow"/>
          </w:rPr>
          <w:t>. It’s easy to get lost in the detail, so something</w:t>
        </w:r>
      </w:ins>
      <w:ins w:id="194" w:author="Anita.Dawes" w:date="2020-06-25T16:45:00Z">
        <w:r w:rsidR="00780706" w:rsidRPr="00583A12">
          <w:rPr>
            <w:highlight w:val="yellow"/>
          </w:rPr>
          <w:t xml:space="preserve"> </w:t>
        </w:r>
      </w:ins>
      <w:ins w:id="195" w:author="Anita.Dawes" w:date="2020-06-25T17:01:00Z">
        <w:r>
          <w:rPr>
            <w:highlight w:val="yellow"/>
          </w:rPr>
          <w:t xml:space="preserve">is required </w:t>
        </w:r>
      </w:ins>
      <w:ins w:id="196" w:author="Anita.Dawes" w:date="2020-06-25T16:45:00Z">
        <w:r w:rsidR="00780706" w:rsidRPr="00583A12">
          <w:rPr>
            <w:highlight w:val="yellow"/>
          </w:rPr>
          <w:t xml:space="preserve">to guide the reader </w:t>
        </w:r>
      </w:ins>
      <w:ins w:id="197" w:author="Anita.Dawes" w:date="2020-06-25T16:54:00Z">
        <w:r w:rsidR="009B2444">
          <w:rPr>
            <w:highlight w:val="yellow"/>
          </w:rPr>
          <w:t xml:space="preserve">– </w:t>
        </w:r>
      </w:ins>
      <w:ins w:id="198" w:author="Anita.Dawes" w:date="2020-06-25T16:55:00Z">
        <w:r w:rsidR="009B2444">
          <w:rPr>
            <w:highlight w:val="yellow"/>
          </w:rPr>
          <w:t xml:space="preserve">briefly </w:t>
        </w:r>
      </w:ins>
      <w:ins w:id="199" w:author="Anita.Dawes" w:date="2020-06-25T16:54:00Z">
        <w:r w:rsidR="009B2444">
          <w:rPr>
            <w:highlight w:val="yellow"/>
          </w:rPr>
          <w:t>remind them where they are</w:t>
        </w:r>
      </w:ins>
      <w:ins w:id="200" w:author="Anita.Dawes" w:date="2020-06-25T16:55:00Z">
        <w:r w:rsidR="009B2444">
          <w:rPr>
            <w:highlight w:val="yellow"/>
          </w:rPr>
          <w:t xml:space="preserve"> now</w:t>
        </w:r>
      </w:ins>
      <w:ins w:id="201" w:author="Anita.Dawes" w:date="2020-06-25T16:54:00Z">
        <w:r w:rsidR="009B2444">
          <w:rPr>
            <w:highlight w:val="yellow"/>
          </w:rPr>
          <w:t xml:space="preserve"> and tell</w:t>
        </w:r>
      </w:ins>
      <w:ins w:id="202" w:author="Anita.Dawes" w:date="2020-06-25T16:55:00Z">
        <w:r w:rsidR="009B2444">
          <w:rPr>
            <w:highlight w:val="yellow"/>
          </w:rPr>
          <w:t xml:space="preserve"> them </w:t>
        </w:r>
      </w:ins>
      <w:ins w:id="203" w:author="Anita.Dawes" w:date="2020-06-25T16:45:00Z">
        <w:r w:rsidR="00780706" w:rsidRPr="00583A12">
          <w:rPr>
            <w:highlight w:val="yellow"/>
          </w:rPr>
          <w:t>where the</w:t>
        </w:r>
      </w:ins>
      <w:ins w:id="204" w:author="Anita.Dawes" w:date="2020-06-25T16:46:00Z">
        <w:r w:rsidR="00780706" w:rsidRPr="00583A12">
          <w:rPr>
            <w:highlight w:val="yellow"/>
          </w:rPr>
          <w:t>y are going to next…</w:t>
        </w:r>
      </w:ins>
      <w:del w:id="205" w:author="Anita.Dawes" w:date="2020-06-25T16:42:00Z">
        <w:r w:rsidR="00A950BA" w:rsidRPr="00583A12" w:rsidDel="00780706">
          <w:rPr>
            <w:highlight w:val="yellow"/>
          </w:rPr>
          <w:delText xml:space="preserve"> </w:delText>
        </w:r>
      </w:del>
      <w:ins w:id="206" w:author="Anita.Dawes" w:date="2020-06-25T16:56:00Z">
        <w:r w:rsidR="009B2444" w:rsidRPr="00583A12">
          <w:rPr>
            <w:highlight w:val="yellow"/>
          </w:rPr>
          <w:t>e.</w:t>
        </w:r>
        <w:r w:rsidR="009B2444" w:rsidRPr="00C27CA8">
          <w:rPr>
            <w:highlight w:val="yellow"/>
          </w:rPr>
          <w:t xml:space="preserve">g. “Once </w:t>
        </w:r>
      </w:ins>
      <w:ins w:id="207" w:author="Anita.Dawes" w:date="2020-06-25T16:59:00Z">
        <w:r>
          <w:rPr>
            <w:highlight w:val="yellow"/>
          </w:rPr>
          <w:t xml:space="preserve">the </w:t>
        </w:r>
      </w:ins>
      <w:ins w:id="208" w:author="Anita.Dawes" w:date="2020-06-25T16:56:00Z">
        <w:r w:rsidR="009B2444" w:rsidRPr="00C27CA8">
          <w:rPr>
            <w:highlight w:val="yellow"/>
          </w:rPr>
          <w:t>water droplets have been successfully introduced into the cryogen, the next stage</w:t>
        </w:r>
      </w:ins>
      <w:ins w:id="209" w:author="Anita.Dawes" w:date="2020-06-25T16:57:00Z">
        <w:r w:rsidR="009B2444">
          <w:rPr>
            <w:highlight w:val="yellow"/>
          </w:rPr>
          <w:t xml:space="preserve"> in the process</w:t>
        </w:r>
      </w:ins>
      <w:ins w:id="210" w:author="Anita.Dawes" w:date="2020-06-25T16:56:00Z">
        <w:r w:rsidR="009B2444" w:rsidRPr="00C27CA8">
          <w:rPr>
            <w:highlight w:val="yellow"/>
          </w:rPr>
          <w:t xml:space="preserve"> involves the recovery of </w:t>
        </w:r>
        <w:r w:rsidR="009B2444">
          <w:rPr>
            <w:highlight w:val="yellow"/>
          </w:rPr>
          <w:t xml:space="preserve">the </w:t>
        </w:r>
        <w:r w:rsidR="009B2444" w:rsidRPr="00C27CA8">
          <w:rPr>
            <w:highlight w:val="yellow"/>
          </w:rPr>
          <w:t>particles formed</w:t>
        </w:r>
      </w:ins>
      <w:ins w:id="211" w:author="Anita.Dawes" w:date="2020-06-25T16:57:00Z">
        <w:r w:rsidR="009B2444">
          <w:rPr>
            <w:highlight w:val="yellow"/>
          </w:rPr>
          <w:t>.</w:t>
        </w:r>
      </w:ins>
      <w:ins w:id="212" w:author="Anita.Dawes" w:date="2020-06-25T16:56:00Z">
        <w:r w:rsidR="009B2444" w:rsidRPr="00C27CA8">
          <w:rPr>
            <w:highlight w:val="yellow"/>
          </w:rPr>
          <w:t>”</w:t>
        </w:r>
      </w:ins>
    </w:p>
    <w:p w14:paraId="12B7FAAF" w14:textId="3718B83B" w:rsidR="00583A12" w:rsidRPr="00EA0040" w:rsidRDefault="00583A12" w:rsidP="00E90D83">
      <w:ins w:id="213" w:author="Anita.Dawes" w:date="2020-06-25T17:00:00Z">
        <w:r>
          <w:rPr>
            <w:highlight w:val="yellow"/>
          </w:rPr>
          <w:t>T</w:t>
        </w:r>
        <w:r w:rsidRPr="00C27CA8">
          <w:rPr>
            <w:highlight w:val="yellow"/>
          </w:rPr>
          <w:t>his can be done at the end of a previous step or as an introduction at the start of the next step.</w:t>
        </w:r>
      </w:ins>
    </w:p>
    <w:p w14:paraId="25847B0D" w14:textId="77777777" w:rsidR="002140D0" w:rsidRDefault="002140D0" w:rsidP="00E90D83"/>
    <w:p w14:paraId="537E97E9" w14:textId="412697AE" w:rsidR="00E90D83" w:rsidRDefault="00EE2285" w:rsidP="00AB1360">
      <w:pPr>
        <w:pStyle w:val="Heading4"/>
        <w:numPr>
          <w:ilvl w:val="0"/>
          <w:numId w:val="13"/>
        </w:numPr>
      </w:pPr>
      <w:r>
        <w:t>Particle</w:t>
      </w:r>
      <w:r w:rsidR="00E90D83">
        <w:t xml:space="preserve"> recovery</w:t>
      </w:r>
    </w:p>
    <w:p w14:paraId="65E0486B" w14:textId="68471FEA" w:rsidR="00E90D83" w:rsidRDefault="00E90D83" w:rsidP="00E90D83"/>
    <w:p w14:paraId="40A74C0C" w14:textId="77777777" w:rsidR="00935B1E" w:rsidRDefault="00EE2285" w:rsidP="00E90D83">
      <w:r w:rsidRPr="00EE2285">
        <w:t>The warming curve of a 3 μl water droplet removed from lN</w:t>
      </w:r>
      <w:r w:rsidRPr="00935B1E">
        <w:rPr>
          <w:vertAlign w:val="subscript"/>
        </w:rPr>
        <w:t>2</w:t>
      </w:r>
      <w:r w:rsidRPr="00EE2285">
        <w:t xml:space="preserve"> at ambient temperature reached -100 ˚C after</w:t>
      </w:r>
      <w:r w:rsidR="00935B1E">
        <w:t xml:space="preserve"> only</w:t>
      </w:r>
      <w:r w:rsidRPr="00EE2285">
        <w:t xml:space="preserve"> 4 seconds</w:t>
      </w:r>
      <w:r>
        <w:t xml:space="preserve"> </w:t>
      </w:r>
      <w:r>
        <w:fldChar w:fldCharType="begin"/>
      </w:r>
      <w:r w:rsidR="00C86E11">
        <w:instrText xml:space="preserve"> ADDIN ZOTERO_ITEM CSL_CITATION {"citationID":"xa8dnbo3","properties":{"formattedCitation":"(Silvester, Marchese-Ragona, and Johnston 1982)","plainCitation":"(Silvester, Marchese-Ragona, and Johnston 1982)","noteIndex":0},"citationItems":[{"id":14,"uris":["http://zotero.org/users/5725005/items/I65WJGC3"],"uri":["http://zotero.org/users/5725005/items/I65WJGC3"],"itemData":{"id":14,"type":"article-journal","abstract":"The cooling efficiencies of various fluids at low temperature were compared by measuring the temperature decay in 3 p1 water samples plunged into them. A simple model of cooling was used in order to discuss the results. Liquid ethane was found to produce a cooling rate of 660 K s-1, about twice that of liquid propane, while ethanol was almost as effective as ethane between 273 to 223 K. The heat-transfer coefficientof liquid ethane was estimated to be between 1500 and 5000 W m-2 K-l, depending on the physical state assumed for the water sample. Samples of flagellated organisms, after being frozen rapidly in the above way, were freezesubstituted by the method of Barlow &amp; Sleigh (1979). Although this fixation did not give good definition of the microtubules of the flagellar axoneme, it exhibited reasonable tissue preservation in thin sections of the cell body. The fixation method resulted in preserved flagellar wave shapes, which were observed under the light microscope and in critical-point dried cells examined by scanning and conventional electron microscopy. It was concluded (a) that methods for preserving the wave shape of the flagellum and for preserving its internal structure may not be compatible, and (b) that although the present cooling method (with ethane) approaches the speed required to arrest a flagellar wave, further improvements in the speed of the method are desirable.","container-title":"Journal of Microscopy","DOI":"10.1111/j.1365-2818.1982.tb00449.x","ISSN":"00222720","issue":"2","language":"en","page":"175-186","source":"DOI.org (Crossref)","title":"The relative efficiency of various fluids in the rapid freezing of protozoa","volume":"128","author":[{"family":"Silvester","given":"N. R."},{"family":"Marchese-Ragona","given":"S."},{"family":"Johnston","given":"D. N."}],"issued":{"date-parts":[["1982",11]]}}}],"schema":"https://github.com/citation-style-language/schema/raw/master/csl-citation.json"} </w:instrText>
      </w:r>
      <w:r>
        <w:fldChar w:fldCharType="separate"/>
      </w:r>
      <w:r w:rsidR="00C86E11" w:rsidRPr="00C067A2">
        <w:rPr>
          <w:rStyle w:val="CitationThesisCar"/>
        </w:rPr>
        <w:t>(Silvester, Marchese-Ragona, and Johnston 1982)</w:t>
      </w:r>
      <w:r>
        <w:fldChar w:fldCharType="end"/>
      </w:r>
      <w:r w:rsidRPr="00EE2285">
        <w:t>, and that is our time constraint to handle the particles out of the cryogen (either ethane or Nitrogen).</w:t>
      </w:r>
      <w:r w:rsidR="00350785">
        <w:t xml:space="preserve"> </w:t>
      </w:r>
    </w:p>
    <w:p w14:paraId="4670C729" w14:textId="6DD2878E" w:rsidR="0070738B" w:rsidRDefault="00350785" w:rsidP="00E90D83">
      <w:pPr>
        <w:rPr>
          <w:color w:val="FF0000"/>
        </w:rPr>
      </w:pPr>
      <w:r w:rsidRPr="00350785">
        <w:t xml:space="preserve">A PTFE membrane (4 in Figure </w:t>
      </w:r>
      <w:r w:rsidR="00935B1E">
        <w:t>1</w:t>
      </w:r>
      <w:r w:rsidRPr="00350785">
        <w:t>) screwed to the bottom of a basket made of copper is used to fish out the particles from the ethane, before dispersing them in a l</w:t>
      </w:r>
      <w:r w:rsidR="00C067A2">
        <w:t>iquid Nitrogen</w:t>
      </w:r>
      <w:r w:rsidRPr="00350785">
        <w:t xml:space="preserve"> Dewar</w:t>
      </w:r>
      <w:r w:rsidR="00C067A2">
        <w:t xml:space="preserve"> (DR in figure 1)</w:t>
      </w:r>
      <w:r w:rsidRPr="00350785">
        <w:t xml:space="preserve"> where they will remain stable.</w:t>
      </w:r>
      <w:r w:rsidR="0070738B">
        <w:t xml:space="preserve"> </w:t>
      </w:r>
      <w:r w:rsidR="0070738B" w:rsidRPr="0070738B">
        <w:rPr>
          <w:color w:val="FF0000"/>
        </w:rPr>
        <w:t>Explain why</w:t>
      </w:r>
      <w:r w:rsidRPr="0070738B">
        <w:rPr>
          <w:color w:val="FF0000"/>
        </w:rPr>
        <w:t xml:space="preserve"> </w:t>
      </w:r>
      <w:r w:rsidR="0070738B">
        <w:rPr>
          <w:color w:val="FF0000"/>
        </w:rPr>
        <w:t>stable in Ln2, and why use of membrane (difference with cryo</w:t>
      </w:r>
      <w:r w:rsidR="00C067A2">
        <w:rPr>
          <w:color w:val="FF0000"/>
        </w:rPr>
        <w:t>-</w:t>
      </w:r>
      <w:r w:rsidR="0070738B">
        <w:rPr>
          <w:color w:val="FF0000"/>
        </w:rPr>
        <w:t>SEM).</w:t>
      </w:r>
    </w:p>
    <w:p w14:paraId="27E5893D" w14:textId="2BCEAB2C" w:rsidR="007C57BB" w:rsidRDefault="007C57BB" w:rsidP="00E90D83">
      <w:pPr>
        <w:rPr>
          <w:color w:val="FF0000"/>
        </w:rPr>
      </w:pPr>
    </w:p>
    <w:p w14:paraId="328991CC" w14:textId="5DF35FC1" w:rsidR="007C57BB" w:rsidRDefault="007C57BB" w:rsidP="00E90D83">
      <w:pPr>
        <w:rPr>
          <w:color w:val="FF0000"/>
        </w:rPr>
      </w:pPr>
      <w:r>
        <w:rPr>
          <w:noProof/>
          <w:color w:val="FF0000"/>
        </w:rPr>
        <w:lastRenderedPageBreak/>
        <w:drawing>
          <wp:anchor distT="0" distB="0" distL="114300" distR="114300" simplePos="0" relativeHeight="251662336" behindDoc="0" locked="0" layoutInCell="1" allowOverlap="1" wp14:anchorId="5CAD6220" wp14:editId="78B0061B">
            <wp:simplePos x="0" y="0"/>
            <wp:positionH relativeFrom="margin">
              <wp:align>center</wp:align>
            </wp:positionH>
            <wp:positionV relativeFrom="paragraph">
              <wp:posOffset>209338</wp:posOffset>
            </wp:positionV>
            <wp:extent cx="4436745" cy="6700520"/>
            <wp:effectExtent l="0" t="0" r="1905" b="5080"/>
            <wp:wrapTopAndBottom/>
            <wp:docPr id="22" name="Image 22" descr="Une image contenant objet, horloge, noir, 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ample-recovery.png"/>
                    <pic:cNvPicPr/>
                  </pic:nvPicPr>
                  <pic:blipFill>
                    <a:blip r:embed="rId16">
                      <a:extLst>
                        <a:ext uri="{28A0092B-C50C-407E-A947-70E740481C1C}">
                          <a14:useLocalDpi xmlns:a14="http://schemas.microsoft.com/office/drawing/2010/main" val="0"/>
                        </a:ext>
                      </a:extLst>
                    </a:blip>
                    <a:stretch>
                      <a:fillRect/>
                    </a:stretch>
                  </pic:blipFill>
                  <pic:spPr>
                    <a:xfrm>
                      <a:off x="0" y="0"/>
                      <a:ext cx="4436745" cy="6700520"/>
                    </a:xfrm>
                    <a:prstGeom prst="rect">
                      <a:avLst/>
                    </a:prstGeom>
                  </pic:spPr>
                </pic:pic>
              </a:graphicData>
            </a:graphic>
            <wp14:sizeRelH relativeFrom="margin">
              <wp14:pctWidth>0</wp14:pctWidth>
            </wp14:sizeRelH>
            <wp14:sizeRelV relativeFrom="margin">
              <wp14:pctHeight>0</wp14:pctHeight>
            </wp14:sizeRelV>
          </wp:anchor>
        </w:drawing>
      </w:r>
    </w:p>
    <w:p w14:paraId="59C36A1F" w14:textId="77777777" w:rsidR="007C57BB" w:rsidRDefault="007C57BB" w:rsidP="00E90D83"/>
    <w:p w14:paraId="79ED748F" w14:textId="1819E183" w:rsidR="00C43A2D" w:rsidRDefault="00350785" w:rsidP="00E90D83">
      <w:r w:rsidRPr="00350785">
        <w:t xml:space="preserve">We find that the particles obstruct the pores and the </w:t>
      </w:r>
      <w:r w:rsidR="00C067A2">
        <w:t xml:space="preserve">liquid </w:t>
      </w:r>
      <w:r w:rsidRPr="00350785">
        <w:t xml:space="preserve">ethane is not drained efficiently. This results in either freezing ethane in liquid Nitrogen or having to wait for a long time for the </w:t>
      </w:r>
      <w:r w:rsidR="00C067A2">
        <w:t>cryogen</w:t>
      </w:r>
      <w:r w:rsidRPr="00350785">
        <w:t xml:space="preserve"> to be drained (or evaporated) thus losing the </w:t>
      </w:r>
      <w:r w:rsidR="00C067A2" w:rsidRPr="00350785">
        <w:t>amorphic</w:t>
      </w:r>
      <w:r w:rsidR="00C067A2">
        <w:t xml:space="preserve"> structure</w:t>
      </w:r>
      <w:r w:rsidRPr="00350785">
        <w:t xml:space="preserve"> of the particles. However, after dispersion we can visually observe that we obtain a milky mixture made of</w:t>
      </w:r>
      <w:r w:rsidR="00C067A2">
        <w:t xml:space="preserve"> ice</w:t>
      </w:r>
      <w:r w:rsidRPr="00350785">
        <w:t xml:space="preserve"> particles in l</w:t>
      </w:r>
      <w:r w:rsidR="00C067A2">
        <w:t>iquid nitrogen</w:t>
      </w:r>
      <w:r w:rsidR="00C43A2D">
        <w:t>.</w:t>
      </w:r>
    </w:p>
    <w:p w14:paraId="26A9AE9D" w14:textId="4102D2A3" w:rsidR="00C43A2D" w:rsidRDefault="00C43A2D" w:rsidP="00E90D83">
      <w:r>
        <w:t xml:space="preserve">Ckeaning </w:t>
      </w:r>
      <w:r>
        <w:sym w:font="Wingdings" w:char="F0E0"/>
      </w:r>
      <w:r>
        <w:t xml:space="preserve"> Ethane is let evaporated while purge on – different pieces cleaned with ultrasonic bath ?</w:t>
      </w:r>
    </w:p>
    <w:p w14:paraId="24579733" w14:textId="77777777" w:rsidR="00C43A2D" w:rsidRPr="00E90D83" w:rsidRDefault="00C43A2D" w:rsidP="00E90D83"/>
    <w:p w14:paraId="1E053207" w14:textId="0F7F11AE" w:rsidR="00FA4152" w:rsidRDefault="00FA4152" w:rsidP="00FA4152">
      <w:pPr>
        <w:pStyle w:val="Heading3"/>
        <w:ind w:left="720" w:firstLine="720"/>
      </w:pPr>
      <w:r>
        <w:t>5.3.3.</w:t>
      </w:r>
      <w:r w:rsidR="008507DF">
        <w:t xml:space="preserve"> </w:t>
      </w:r>
      <w:r w:rsidR="009D7C63">
        <w:t>Post production characterization</w:t>
      </w:r>
      <w:r w:rsidR="008507DF">
        <w:t xml:space="preserve"> procedure</w:t>
      </w:r>
    </w:p>
    <w:p w14:paraId="48B57AAB" w14:textId="77777777" w:rsidR="008507DF" w:rsidRPr="008507DF" w:rsidRDefault="008507DF" w:rsidP="008507DF"/>
    <w:p w14:paraId="3295DDD6" w14:textId="3A6C248C" w:rsidR="008507DF" w:rsidRDefault="008507DF" w:rsidP="008507DF"/>
    <w:p w14:paraId="14629F1F" w14:textId="459E5955" w:rsidR="008507DF" w:rsidRDefault="008507DF" w:rsidP="008507DF">
      <w:pPr>
        <w:pStyle w:val="Heading4"/>
        <w:numPr>
          <w:ilvl w:val="0"/>
          <w:numId w:val="13"/>
        </w:numPr>
      </w:pPr>
      <w:r>
        <w:t>ISIS Neutron Experiment</w:t>
      </w:r>
    </w:p>
    <w:p w14:paraId="61C2E57A" w14:textId="267F2661" w:rsidR="008507DF" w:rsidRDefault="008507DF" w:rsidP="008507DF"/>
    <w:p w14:paraId="76F020F7" w14:textId="752D99BD" w:rsidR="008507DF" w:rsidRDefault="008507DF" w:rsidP="008507DF"/>
    <w:p w14:paraId="6D9D5557" w14:textId="12328ADA" w:rsidR="008507DF" w:rsidRDefault="008507DF" w:rsidP="008507DF">
      <w:pPr>
        <w:pStyle w:val="Heading4"/>
        <w:numPr>
          <w:ilvl w:val="0"/>
          <w:numId w:val="13"/>
        </w:numPr>
      </w:pPr>
      <w:r>
        <w:t>Optical microscopy</w:t>
      </w:r>
    </w:p>
    <w:p w14:paraId="716FEB28" w14:textId="77777777" w:rsidR="008507DF" w:rsidRPr="008507DF" w:rsidRDefault="008507DF" w:rsidP="008507DF"/>
    <w:p w14:paraId="3B2CA91F" w14:textId="31E2867D" w:rsidR="00E362F2" w:rsidRDefault="00E362F2" w:rsidP="00EF4E16"/>
    <w:p w14:paraId="5A4E329D" w14:textId="04F89CA3" w:rsidR="00FA4152" w:rsidRDefault="00FA4152" w:rsidP="00EF4E16"/>
    <w:p w14:paraId="509DC665" w14:textId="77777777" w:rsidR="00FA4152" w:rsidRDefault="00FA4152" w:rsidP="00EF4E16"/>
    <w:p w14:paraId="23A2E198" w14:textId="31847CBA" w:rsidR="00EF4E16" w:rsidRDefault="00AB1360" w:rsidP="00AB1360">
      <w:pPr>
        <w:pStyle w:val="Heading3"/>
        <w:ind w:left="720" w:firstLine="720"/>
      </w:pPr>
      <w:r>
        <w:t>5.3.</w:t>
      </w:r>
      <w:r w:rsidR="00FA4152">
        <w:t>4</w:t>
      </w:r>
      <w:r>
        <w:t xml:space="preserve">. </w:t>
      </w:r>
      <w:r w:rsidR="00EF4E16">
        <w:t>Limitations</w:t>
      </w:r>
    </w:p>
    <w:p w14:paraId="11796C40" w14:textId="4B2B4AB7" w:rsidR="00BC277D" w:rsidRDefault="00BC277D" w:rsidP="00BC277D"/>
    <w:p w14:paraId="3E3920DF" w14:textId="77777777" w:rsidR="0070738B" w:rsidRDefault="0070738B" w:rsidP="0070738B">
      <w:r>
        <w:t>This proof of concept experiment has demonstrated that we can safely produce and use liquid ethane. Progress needs to be made enable simplifying the liquefaction process and make it more reliable by being able to control and monitor the ethane temperature.</w:t>
      </w:r>
    </w:p>
    <w:p w14:paraId="3FD09967" w14:textId="23065C2C" w:rsidR="0070738B" w:rsidRDefault="0070738B" w:rsidP="0070738B">
      <w:r>
        <w:t>The water droplet production and introduction has proven to be efficient and reliable.</w:t>
      </w:r>
      <w:r w:rsidR="00730920">
        <w:t xml:space="preserve"> </w:t>
      </w:r>
    </w:p>
    <w:p w14:paraId="460ACEB0" w14:textId="7CE16CB4" w:rsidR="00730920" w:rsidRDefault="00730920" w:rsidP="0070738B">
      <w:r>
        <w:t>However, lots of condensation on pipes wall</w:t>
      </w:r>
      <w:r w:rsidR="00C067A2">
        <w:t xml:space="preserve"> and droplet formation on the nozzle orifice.</w:t>
      </w:r>
    </w:p>
    <w:p w14:paraId="33CDAE0B" w14:textId="0DB97C00" w:rsidR="00BC277D" w:rsidRDefault="0070738B" w:rsidP="00BC277D">
      <w:r>
        <w:t>The particle recovery, however, remains a challenge along with the separation of the ice particles from the cryogen.</w:t>
      </w:r>
    </w:p>
    <w:p w14:paraId="107D1B37" w14:textId="77777777" w:rsidR="00E362F2" w:rsidRDefault="00E362F2" w:rsidP="00E362F2"/>
    <w:p w14:paraId="45A36228" w14:textId="77777777" w:rsidR="00E362F2" w:rsidRDefault="00E362F2" w:rsidP="00E362F2"/>
    <w:p w14:paraId="7A41DA04" w14:textId="7845DDBE" w:rsidR="00E362F2" w:rsidRDefault="00AB1360" w:rsidP="00AB1360">
      <w:pPr>
        <w:pStyle w:val="Heading2"/>
        <w:ind w:firstLine="720"/>
      </w:pPr>
      <w:r>
        <w:t xml:space="preserve">5.4. </w:t>
      </w:r>
      <w:r w:rsidR="00825B07">
        <w:t>2</w:t>
      </w:r>
      <w:r w:rsidR="00825B07" w:rsidRPr="00825B07">
        <w:rPr>
          <w:vertAlign w:val="superscript"/>
        </w:rPr>
        <w:t>nd</w:t>
      </w:r>
      <w:r w:rsidR="00825B07">
        <w:t xml:space="preserve"> Version, Hardware Development</w:t>
      </w:r>
    </w:p>
    <w:p w14:paraId="17794071" w14:textId="64BC0590" w:rsidR="00E362F2" w:rsidRDefault="00E362F2" w:rsidP="001760B9">
      <w:pPr>
        <w:pStyle w:val="Heading2"/>
      </w:pPr>
    </w:p>
    <w:p w14:paraId="0E91F924" w14:textId="0BF450DE" w:rsidR="00E362F2" w:rsidRDefault="00E362F2" w:rsidP="00E362F2"/>
    <w:p w14:paraId="6F38E314" w14:textId="26F20FA1" w:rsidR="002B0AFD" w:rsidRDefault="002300F0" w:rsidP="00E362F2">
      <w:r w:rsidRPr="002300F0">
        <w:t xml:space="preserve">Implementing the lessons learned from the proof-of-concept phase, we </w:t>
      </w:r>
      <w:r>
        <w:t>have</w:t>
      </w:r>
      <w:r w:rsidRPr="002300F0">
        <w:t xml:space="preserve"> buil</w:t>
      </w:r>
      <w:r>
        <w:t>t</w:t>
      </w:r>
      <w:r w:rsidRPr="002300F0">
        <w:t xml:space="preserve"> a second-generation experiment to address the previously described challenges.</w:t>
      </w:r>
      <w:r>
        <w:t xml:space="preserve"> </w:t>
      </w:r>
      <w:r w:rsidRPr="002300F0">
        <w:t xml:space="preserve">The process remains </w:t>
      </w:r>
      <w:r>
        <w:t>similar</w:t>
      </w:r>
      <w:r w:rsidRPr="002300F0">
        <w:t xml:space="preserve">, cooling a </w:t>
      </w:r>
      <w:r>
        <w:t>Reaction vessel made of copper</w:t>
      </w:r>
      <w:r w:rsidRPr="002300F0">
        <w:t xml:space="preserve"> to </w:t>
      </w:r>
      <w:r>
        <w:t xml:space="preserve">liquefied gaseous ethane in which </w:t>
      </w:r>
      <w:r>
        <w:rPr>
          <w:rFonts w:cstheme="minorHAnsi"/>
        </w:rPr>
        <w:t>µ</w:t>
      </w:r>
      <w:r>
        <w:t>m sized water droplet</w:t>
      </w:r>
      <w:r w:rsidRPr="002300F0">
        <w:t xml:space="preserve"> </w:t>
      </w:r>
      <w:r>
        <w:t>will be introduced aiming to produce</w:t>
      </w:r>
      <w:r w:rsidRPr="002300F0">
        <w:t xml:space="preserve"> HGW particles.</w:t>
      </w:r>
      <w:r>
        <w:t xml:space="preserve"> </w:t>
      </w:r>
      <w:r w:rsidRPr="002300F0">
        <w:t xml:space="preserve">The previous </w:t>
      </w:r>
      <w:r>
        <w:t>experiment</w:t>
      </w:r>
      <w:r w:rsidRPr="002300F0">
        <w:t xml:space="preserve"> required a lot of manipulations within the glove box during the cooling phase and we have thus designed this </w:t>
      </w:r>
      <w:r>
        <w:t xml:space="preserve">novel </w:t>
      </w:r>
      <w:r w:rsidRPr="002300F0">
        <w:t>setup to minimize interventions from ourselves and thus making it safer and more reliable.</w:t>
      </w:r>
      <w:r w:rsidR="001C1BF8">
        <w:t xml:space="preserve"> </w:t>
      </w:r>
      <w:r w:rsidR="001C1BF8" w:rsidRPr="001C1BF8">
        <w:t>Additional safety feature</w:t>
      </w:r>
      <w:r w:rsidR="001C1BF8">
        <w:t>s include the fitting of</w:t>
      </w:r>
      <w:r w:rsidR="001C1BF8" w:rsidRPr="001C1BF8">
        <w:t xml:space="preserve"> </w:t>
      </w:r>
      <w:r w:rsidR="001C1BF8">
        <w:t xml:space="preserve">a pressure gage to monitor any over-pressurization within the glove box. A proportional </w:t>
      </w:r>
      <w:r w:rsidR="001C1BF8" w:rsidRPr="001C1BF8">
        <w:t>relief</w:t>
      </w:r>
      <w:r w:rsidR="001C1BF8">
        <w:t>-</w:t>
      </w:r>
      <w:r w:rsidR="001C1BF8" w:rsidRPr="001C1BF8">
        <w:t>valve</w:t>
      </w:r>
      <w:r w:rsidR="001C1BF8">
        <w:t xml:space="preserve"> with a burst pressure of 0.2 bar has also been implemented.  </w:t>
      </w:r>
    </w:p>
    <w:p w14:paraId="2F4E6323" w14:textId="77777777" w:rsidR="001C1BF8" w:rsidRDefault="001C1BF8" w:rsidP="00E362F2"/>
    <w:p w14:paraId="00E01ECA" w14:textId="442AEAEC" w:rsidR="00E362F2" w:rsidRDefault="002B0AFD" w:rsidP="002B0AFD">
      <w:pPr>
        <w:pStyle w:val="Heading3"/>
        <w:ind w:left="720" w:firstLine="720"/>
      </w:pPr>
      <w:r>
        <w:t xml:space="preserve">5.4.1. </w:t>
      </w:r>
      <w:r w:rsidR="001760B9">
        <w:t>Overall Design</w:t>
      </w:r>
      <w:r w:rsidR="002300F0">
        <w:t xml:space="preserve"> </w:t>
      </w:r>
    </w:p>
    <w:p w14:paraId="44D54A54" w14:textId="45914E62" w:rsidR="002300F0" w:rsidRDefault="002300F0" w:rsidP="002300F0"/>
    <w:p w14:paraId="10C6A20B" w14:textId="77777777" w:rsidR="0084440B" w:rsidRDefault="00B52BD1" w:rsidP="001760B9">
      <w:r>
        <w:t>A</w:t>
      </w:r>
      <w:r w:rsidR="002300F0" w:rsidRPr="002300F0">
        <w:t xml:space="preserve"> new glovebox made of polycarbonate (good resistance to cold temperature)</w:t>
      </w:r>
      <w:r>
        <w:t>, has been bought</w:t>
      </w:r>
      <w:r w:rsidR="00AD5327">
        <w:t xml:space="preserve"> </w:t>
      </w:r>
      <w:r w:rsidR="002300F0" w:rsidRPr="002300F0">
        <w:t>enabl</w:t>
      </w:r>
      <w:r w:rsidR="00AD5327">
        <w:t>ing</w:t>
      </w:r>
      <w:r w:rsidR="002300F0" w:rsidRPr="002300F0">
        <w:t xml:space="preserve"> a bigger volume</w:t>
      </w:r>
      <w:r>
        <w:t xml:space="preserve"> </w:t>
      </w:r>
      <w:r w:rsidRPr="00B52BD1">
        <w:rPr>
          <w:color w:val="FF0000"/>
        </w:rPr>
        <w:t>(Dimensions?)</w:t>
      </w:r>
      <w:r>
        <w:rPr>
          <w:color w:val="FF0000"/>
        </w:rPr>
        <w:t xml:space="preserve"> </w:t>
      </w:r>
      <w:r>
        <w:t>and is presented in Figure 5</w:t>
      </w:r>
      <w:r w:rsidR="002300F0" w:rsidRPr="002300F0">
        <w:t>.</w:t>
      </w:r>
      <w:r>
        <w:t xml:space="preserve"> </w:t>
      </w:r>
      <w:r w:rsidR="00AD5327">
        <w:t xml:space="preserve">Two major improvements have been implemented. </w:t>
      </w:r>
    </w:p>
    <w:p w14:paraId="66C6EBD5" w14:textId="5E8D921B" w:rsidR="00201E24" w:rsidRDefault="00AD5327" w:rsidP="001760B9">
      <w:r>
        <w:t>First, the reaction vessel (1 in figure 5) is no longer cooled by submersion in liquid N</w:t>
      </w:r>
      <w:r w:rsidR="005878C9">
        <w:t>itrogen</w:t>
      </w:r>
      <w:r>
        <w:t xml:space="preserve"> but by a</w:t>
      </w:r>
      <w:r w:rsidR="0084440B">
        <w:t>n</w:t>
      </w:r>
      <w:r>
        <w:t xml:space="preserve"> </w:t>
      </w:r>
      <w:r w:rsidR="0084440B">
        <w:t>open</w:t>
      </w:r>
      <w:r>
        <w:t xml:space="preserve"> cold N</w:t>
      </w:r>
      <w:r w:rsidRPr="00AD5327">
        <w:rPr>
          <w:vertAlign w:val="subscript"/>
        </w:rPr>
        <w:t>2</w:t>
      </w:r>
      <w:r>
        <w:rPr>
          <w:vertAlign w:val="subscript"/>
        </w:rPr>
        <w:t xml:space="preserve"> </w:t>
      </w:r>
      <w:r>
        <w:t xml:space="preserve">gas flow passing through a solenoid copper pipe in contact with the copper Reaction vessel. </w:t>
      </w:r>
      <w:r w:rsidR="005878C9" w:rsidRPr="006B7D35">
        <w:t>L</w:t>
      </w:r>
      <w:r w:rsidR="005878C9">
        <w:t>iquid Nitrogen</w:t>
      </w:r>
      <w:r w:rsidR="006B7D35" w:rsidRPr="006B7D35">
        <w:t xml:space="preserve"> </w:t>
      </w:r>
      <w:r w:rsidR="0084440B">
        <w:t>is</w:t>
      </w:r>
      <w:r w:rsidR="006B7D35" w:rsidRPr="006B7D35">
        <w:t xml:space="preserve"> channeled to the Glove box via a PTFE flange</w:t>
      </w:r>
      <w:r w:rsidR="0084440B">
        <w:t xml:space="preserve"> (2 in figure 5) from a </w:t>
      </w:r>
      <w:r w:rsidR="0084440B" w:rsidRPr="006B7D35">
        <w:t>pressurized Dewar</w:t>
      </w:r>
      <w:r w:rsidR="0084440B">
        <w:t xml:space="preserve"> (200L)</w:t>
      </w:r>
      <w:r w:rsidR="006B7D35" w:rsidRPr="006B7D35">
        <w:t>.</w:t>
      </w:r>
      <w:r w:rsidR="0084440B">
        <w:t xml:space="preserve"> The temperature </w:t>
      </w:r>
      <w:r w:rsidR="005878C9">
        <w:t>is control and</w:t>
      </w:r>
      <w:r w:rsidR="0084440B">
        <w:t xml:space="preserve"> adjusted by using a 20W power heating wire </w:t>
      </w:r>
      <w:r w:rsidR="005878C9">
        <w:t>attached</w:t>
      </w:r>
      <w:r w:rsidR="0084440B">
        <w:t xml:space="preserve"> between the pipe interstices and connected to a PID controller. </w:t>
      </w:r>
    </w:p>
    <w:p w14:paraId="363E9DE5" w14:textId="77777777" w:rsidR="005878C9" w:rsidRDefault="0084440B" w:rsidP="001760B9">
      <w:r>
        <w:t>Secondly, we decided to abandon the</w:t>
      </w:r>
      <w:r w:rsidR="001F173C">
        <w:t xml:space="preserve"> </w:t>
      </w:r>
      <w:r w:rsidR="001F173C" w:rsidRPr="001F173C">
        <w:t>membrane</w:t>
      </w:r>
      <w:r>
        <w:t xml:space="preserve"> “fishing method” and </w:t>
      </w:r>
      <w:r w:rsidR="001F173C">
        <w:t xml:space="preserve">to </w:t>
      </w:r>
      <w:r>
        <w:t>recover the particles within the liquid ethane, thus reducing the level of manipulation and consequently modification of the particles.</w:t>
      </w:r>
      <w:r w:rsidR="005878C9">
        <w:t xml:space="preserve"> </w:t>
      </w:r>
    </w:p>
    <w:p w14:paraId="6D1865EF" w14:textId="6A8D9D74" w:rsidR="005878C9" w:rsidRDefault="005878C9" w:rsidP="001760B9">
      <w:r>
        <w:t>Intermediate step for further separation (</w:t>
      </w:r>
      <w:r w:rsidRPr="005878C9">
        <w:rPr>
          <w:color w:val="FF0000"/>
        </w:rPr>
        <w:t>Link with XP Part II</w:t>
      </w:r>
      <w:r>
        <w:t xml:space="preserve"> </w:t>
      </w:r>
      <w:r>
        <w:sym w:font="Wingdings" w:char="F0E0"/>
      </w:r>
      <w:r>
        <w:t xml:space="preserve"> recover particles in acoustic trap and evaporate ethane using low pressure)</w:t>
      </w:r>
    </w:p>
    <w:p w14:paraId="0ED2FD9D" w14:textId="39B0DF4B" w:rsidR="0084440B" w:rsidRDefault="001F173C" w:rsidP="001760B9">
      <w:r>
        <w:t>A cryogenic ball valve (6 in Figure 5) has been installed at the bottom of the reaction vessel for that purpose and different recovery setup can be installed beneath the reaction vessel for various sample handling and storage method, increasing</w:t>
      </w:r>
      <w:r w:rsidR="00B02BE2">
        <w:t xml:space="preserve"> experimental</w:t>
      </w:r>
      <w:r>
        <w:t xml:space="preserve"> versatility.</w:t>
      </w:r>
      <w:r w:rsidR="005878C9">
        <w:t xml:space="preserve"> A recovery nozzle is screwed downstream the valve and can be interchanged </w:t>
      </w:r>
    </w:p>
    <w:p w14:paraId="42902568" w14:textId="77777777" w:rsidR="0084440B" w:rsidRDefault="0084440B" w:rsidP="001760B9"/>
    <w:p w14:paraId="7B8ECA70" w14:textId="77777777" w:rsidR="00AD5327" w:rsidRPr="00AD5327" w:rsidRDefault="00AD5327" w:rsidP="001760B9"/>
    <w:p w14:paraId="08518300" w14:textId="77777777" w:rsidR="00201E24" w:rsidRDefault="00201E24" w:rsidP="00201E24">
      <w:pPr>
        <w:keepNext/>
      </w:pPr>
      <w:r>
        <w:rPr>
          <w:noProof/>
        </w:rPr>
        <w:lastRenderedPageBreak/>
        <w:drawing>
          <wp:inline distT="0" distB="0" distL="0" distR="0" wp14:anchorId="515DD497" wp14:editId="670A1A01">
            <wp:extent cx="5972810" cy="3359785"/>
            <wp:effectExtent l="0" t="0" r="8890" b="0"/>
            <wp:docPr id="3" name="Picture 3" descr="A picture containing appliance, indoor, photo, refriger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3.jpg"/>
                    <pic:cNvPicPr/>
                  </pic:nvPicPr>
                  <pic:blipFill>
                    <a:blip r:embed="rId17">
                      <a:extLst>
                        <a:ext uri="{28A0092B-C50C-407E-A947-70E740481C1C}">
                          <a14:useLocalDpi xmlns:a14="http://schemas.microsoft.com/office/drawing/2010/main" val="0"/>
                        </a:ext>
                      </a:extLst>
                    </a:blip>
                    <a:stretch>
                      <a:fillRect/>
                    </a:stretch>
                  </pic:blipFill>
                  <pic:spPr>
                    <a:xfrm>
                      <a:off x="0" y="0"/>
                      <a:ext cx="5972810" cy="3359785"/>
                    </a:xfrm>
                    <a:prstGeom prst="rect">
                      <a:avLst/>
                    </a:prstGeom>
                  </pic:spPr>
                </pic:pic>
              </a:graphicData>
            </a:graphic>
          </wp:inline>
        </w:drawing>
      </w:r>
    </w:p>
    <w:p w14:paraId="03300AE1" w14:textId="0C3F326F" w:rsidR="00201E24" w:rsidRDefault="00201E24" w:rsidP="000D5E23">
      <w:pPr>
        <w:pStyle w:val="Caption"/>
        <w:jc w:val="center"/>
      </w:pPr>
      <w:r>
        <w:t xml:space="preserve">Figure </w:t>
      </w:r>
      <w:r w:rsidR="00583A12">
        <w:fldChar w:fldCharType="begin"/>
      </w:r>
      <w:r w:rsidR="00583A12">
        <w:instrText xml:space="preserve"> SEQ Figure \* ARABIC </w:instrText>
      </w:r>
      <w:r w:rsidR="00583A12">
        <w:fldChar w:fldCharType="separate"/>
      </w:r>
      <w:r w:rsidR="001D3C54">
        <w:rPr>
          <w:noProof/>
        </w:rPr>
        <w:t>6</w:t>
      </w:r>
      <w:r w:rsidR="00583A12">
        <w:rPr>
          <w:noProof/>
        </w:rPr>
        <w:fldChar w:fldCharType="end"/>
      </w:r>
      <w:r>
        <w:t xml:space="preserve"> Glove box setup. numbers will be explained in the text</w:t>
      </w:r>
    </w:p>
    <w:p w14:paraId="451D9B00" w14:textId="1BD018CF" w:rsidR="00201E24" w:rsidRDefault="00201E24" w:rsidP="00201E24"/>
    <w:p w14:paraId="19546D75" w14:textId="6DE8CF69" w:rsidR="00201E24" w:rsidRDefault="00201E24" w:rsidP="00C7338A">
      <w:r w:rsidRPr="00201E24">
        <w:rPr>
          <w:b/>
          <w:bCs/>
        </w:rPr>
        <w:t xml:space="preserve">1. </w:t>
      </w:r>
      <w:r>
        <w:rPr>
          <w:b/>
          <w:bCs/>
        </w:rPr>
        <w:t xml:space="preserve"> </w:t>
      </w:r>
      <w:r w:rsidR="00C7338A" w:rsidRPr="00C7338A">
        <w:t>Reaction</w:t>
      </w:r>
      <w:r w:rsidR="00C7338A">
        <w:t xml:space="preserve"> </w:t>
      </w:r>
      <w:r w:rsidR="00C7338A" w:rsidRPr="00C7338A">
        <w:t>vessel</w:t>
      </w:r>
      <w:r w:rsidR="00C7338A">
        <w:t xml:space="preserve"> </w:t>
      </w:r>
      <w:r w:rsidR="00C7338A" w:rsidRPr="00C7338A">
        <w:t>with integrated</w:t>
      </w:r>
      <w:r w:rsidR="00C7338A">
        <w:t xml:space="preserve"> </w:t>
      </w:r>
      <w:r w:rsidR="00A90880">
        <w:t xml:space="preserve">copper </w:t>
      </w:r>
      <w:r w:rsidR="00C7338A" w:rsidRPr="00C7338A">
        <w:t>tubing around outer</w:t>
      </w:r>
      <w:r w:rsidR="00C7338A">
        <w:t xml:space="preserve"> </w:t>
      </w:r>
      <w:r w:rsidR="00C7338A" w:rsidRPr="00C7338A">
        <w:t>wall.</w:t>
      </w:r>
      <w:r w:rsidR="00A90880">
        <w:t xml:space="preserve"> The pipe is silvered soldered to the copper vessel in order to achieve a maximal thermal transfer. Between the pipe interstices is attached by Kapton tape a heating wire </w:t>
      </w:r>
      <w:r w:rsidR="00A90880" w:rsidRPr="00A90880">
        <w:rPr>
          <w:color w:val="FF0000"/>
        </w:rPr>
        <w:t>(</w:t>
      </w:r>
      <w:r w:rsidR="00A90880">
        <w:rPr>
          <w:color w:val="FF0000"/>
        </w:rPr>
        <w:t>reference</w:t>
      </w:r>
      <w:r w:rsidR="00A90880" w:rsidRPr="00A90880">
        <w:rPr>
          <w:color w:val="FF0000"/>
        </w:rPr>
        <w:t>)</w:t>
      </w:r>
      <w:r w:rsidR="00A90880">
        <w:t xml:space="preserve"> directly connected to a PID controller (Lakeshore model 335). 2 T type thermocouples are attached to the Reaction vessel (cf. Figure 7 for thermocouple setup) in order to precisely control it temperature,</w:t>
      </w:r>
      <w:r w:rsidR="00C7338A" w:rsidRPr="00C7338A">
        <w:t xml:space="preserve"> allowing for (a) ethane liquification and (b) amorphous ice formation.</w:t>
      </w:r>
    </w:p>
    <w:p w14:paraId="1769F3B2" w14:textId="0F19C643" w:rsidR="005277CE" w:rsidRDefault="005277CE" w:rsidP="00C7338A">
      <w:pPr>
        <w:rPr>
          <w:b/>
          <w:bCs/>
        </w:rPr>
      </w:pPr>
    </w:p>
    <w:p w14:paraId="694B8087" w14:textId="77777777" w:rsidR="009F08ED" w:rsidRDefault="009F08ED" w:rsidP="009F08ED">
      <w:pPr>
        <w:keepNext/>
        <w:jc w:val="center"/>
      </w:pPr>
      <w:r>
        <w:rPr>
          <w:b/>
          <w:bCs/>
          <w:noProof/>
        </w:rPr>
        <w:lastRenderedPageBreak/>
        <w:drawing>
          <wp:inline distT="0" distB="0" distL="0" distR="0" wp14:anchorId="54FCD5A6" wp14:editId="7CABC89C">
            <wp:extent cx="2484335" cy="5387807"/>
            <wp:effectExtent l="0" t="0" r="0" b="381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eA.PNG"/>
                    <pic:cNvPicPr/>
                  </pic:nvPicPr>
                  <pic:blipFill>
                    <a:blip r:embed="rId18">
                      <a:extLst>
                        <a:ext uri="{28A0092B-C50C-407E-A947-70E740481C1C}">
                          <a14:useLocalDpi xmlns:a14="http://schemas.microsoft.com/office/drawing/2010/main" val="0"/>
                        </a:ext>
                      </a:extLst>
                    </a:blip>
                    <a:stretch>
                      <a:fillRect/>
                    </a:stretch>
                  </pic:blipFill>
                  <pic:spPr>
                    <a:xfrm>
                      <a:off x="0" y="0"/>
                      <a:ext cx="2484335" cy="5387807"/>
                    </a:xfrm>
                    <a:prstGeom prst="rect">
                      <a:avLst/>
                    </a:prstGeom>
                  </pic:spPr>
                </pic:pic>
              </a:graphicData>
            </a:graphic>
          </wp:inline>
        </w:drawing>
      </w:r>
    </w:p>
    <w:p w14:paraId="6AD7C032" w14:textId="4AB5526B" w:rsidR="009F08ED" w:rsidRDefault="009F08ED" w:rsidP="009F08ED">
      <w:pPr>
        <w:pStyle w:val="Caption"/>
        <w:jc w:val="center"/>
        <w:rPr>
          <w:b/>
          <w:bCs/>
        </w:rPr>
      </w:pPr>
      <w:r>
        <w:t xml:space="preserve">Figure </w:t>
      </w:r>
      <w:r w:rsidR="00583A12">
        <w:fldChar w:fldCharType="begin"/>
      </w:r>
      <w:r w:rsidR="00583A12">
        <w:instrText xml:space="preserve"> SEQ Figure \* ARABIC </w:instrText>
      </w:r>
      <w:r w:rsidR="00583A12">
        <w:fldChar w:fldCharType="separate"/>
      </w:r>
      <w:r w:rsidR="001D3C54">
        <w:rPr>
          <w:noProof/>
        </w:rPr>
        <w:t>7</w:t>
      </w:r>
      <w:r w:rsidR="00583A12">
        <w:rPr>
          <w:noProof/>
        </w:rPr>
        <w:fldChar w:fldCharType="end"/>
      </w:r>
      <w:r>
        <w:t xml:space="preserve"> Reaction vessel</w:t>
      </w:r>
    </w:p>
    <w:p w14:paraId="07FE60BE" w14:textId="77777777" w:rsidR="00C7338A" w:rsidRDefault="00C7338A" w:rsidP="00201E24">
      <w:pPr>
        <w:rPr>
          <w:b/>
          <w:bCs/>
        </w:rPr>
      </w:pPr>
    </w:p>
    <w:p w14:paraId="76471D93" w14:textId="7592D87C" w:rsidR="00BC1A36" w:rsidRDefault="00201E24" w:rsidP="00201E24">
      <w:pPr>
        <w:rPr>
          <w:b/>
          <w:bCs/>
        </w:rPr>
      </w:pPr>
      <w:r>
        <w:rPr>
          <w:b/>
          <w:bCs/>
        </w:rPr>
        <w:t xml:space="preserve">2. </w:t>
      </w:r>
      <w:r w:rsidR="005277CE" w:rsidRPr="005277CE">
        <w:t xml:space="preserve">1 </w:t>
      </w:r>
      <w:r w:rsidR="005277CE">
        <w:t>cm</w:t>
      </w:r>
      <w:r w:rsidR="005277CE" w:rsidRPr="005277CE">
        <w:t xml:space="preserve"> thick</w:t>
      </w:r>
      <w:r w:rsidR="005277CE">
        <w:rPr>
          <w:b/>
          <w:bCs/>
        </w:rPr>
        <w:t xml:space="preserve"> </w:t>
      </w:r>
      <w:r w:rsidR="00C91B8F" w:rsidRPr="00C91B8F">
        <w:t>PTFE Flange</w:t>
      </w:r>
      <w:r w:rsidR="00C91B8F">
        <w:t xml:space="preserve"> featuring liquid Nitrogen feedthrough </w:t>
      </w:r>
      <w:r w:rsidR="00C91B8F" w:rsidRPr="00C91B8F">
        <w:t>CF-40</w:t>
      </w:r>
      <w:r w:rsidR="00C91B8F">
        <w:t xml:space="preserve"> (MDC Vacuum 9812105)</w:t>
      </w:r>
      <w:r w:rsidR="005277CE">
        <w:t>. Inlet is connected to a pressurized Deware (200L) and connected to Reaction vessel piping by a corrugated hose.</w:t>
      </w:r>
      <w:r w:rsidR="003E5DF7">
        <w:t xml:space="preserve"> Flexible tubing (e in Figure 7) allow the reaction vessel to move up and down by more than 10 cm and to adjust its position with respect to the Nozzle or to the sample recovery area.</w:t>
      </w:r>
    </w:p>
    <w:p w14:paraId="347A61D7" w14:textId="77777777" w:rsidR="00BC1A36" w:rsidRDefault="00BC1A36" w:rsidP="00BC1A36">
      <w:pPr>
        <w:keepNext/>
      </w:pPr>
      <w:r>
        <w:rPr>
          <w:b/>
          <w:bCs/>
          <w:noProof/>
        </w:rPr>
        <w:lastRenderedPageBreak/>
        <w:drawing>
          <wp:inline distT="0" distB="0" distL="0" distR="0" wp14:anchorId="1AFEEEFD" wp14:editId="7EB86215">
            <wp:extent cx="5972810" cy="3359785"/>
            <wp:effectExtent l="0" t="0" r="8890" b="0"/>
            <wp:docPr id="4" name="Picture 4" descr="A picture containing cat, sitting, man, wom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e4.jpg"/>
                    <pic:cNvPicPr/>
                  </pic:nvPicPr>
                  <pic:blipFill>
                    <a:blip r:embed="rId19">
                      <a:extLst>
                        <a:ext uri="{28A0092B-C50C-407E-A947-70E740481C1C}">
                          <a14:useLocalDpi xmlns:a14="http://schemas.microsoft.com/office/drawing/2010/main" val="0"/>
                        </a:ext>
                      </a:extLst>
                    </a:blip>
                    <a:stretch>
                      <a:fillRect/>
                    </a:stretch>
                  </pic:blipFill>
                  <pic:spPr>
                    <a:xfrm>
                      <a:off x="0" y="0"/>
                      <a:ext cx="5972810" cy="3359785"/>
                    </a:xfrm>
                    <a:prstGeom prst="rect">
                      <a:avLst/>
                    </a:prstGeom>
                  </pic:spPr>
                </pic:pic>
              </a:graphicData>
            </a:graphic>
          </wp:inline>
        </w:drawing>
      </w:r>
    </w:p>
    <w:p w14:paraId="7D12DF04" w14:textId="23079C4D" w:rsidR="00C91B8F" w:rsidRDefault="00BC1A36" w:rsidP="00C91B8F">
      <w:pPr>
        <w:pStyle w:val="Caption"/>
        <w:jc w:val="center"/>
        <w:rPr>
          <w:b/>
          <w:bCs/>
        </w:rPr>
      </w:pPr>
      <w:r>
        <w:t xml:space="preserve">Figure </w:t>
      </w:r>
      <w:r w:rsidR="00583A12">
        <w:fldChar w:fldCharType="begin"/>
      </w:r>
      <w:r w:rsidR="00583A12">
        <w:instrText xml:space="preserve"> SEQ Figure \* ARABIC </w:instrText>
      </w:r>
      <w:r w:rsidR="00583A12">
        <w:fldChar w:fldCharType="separate"/>
      </w:r>
      <w:r w:rsidR="001D3C54">
        <w:rPr>
          <w:noProof/>
        </w:rPr>
        <w:t>8</w:t>
      </w:r>
      <w:r w:rsidR="00583A12">
        <w:rPr>
          <w:noProof/>
        </w:rPr>
        <w:fldChar w:fldCharType="end"/>
      </w:r>
      <w:r>
        <w:t xml:space="preserve"> Liquid N2 PTFE flange setup</w:t>
      </w:r>
      <w:r w:rsidR="00C91B8F">
        <w:t xml:space="preserve"> </w:t>
      </w:r>
      <w:r w:rsidR="00C91B8F">
        <w:rPr>
          <w:b/>
          <w:noProof/>
        </w:rPr>
        <w:t>[a]</w:t>
      </w:r>
      <w:r w:rsidR="00C91B8F">
        <w:rPr>
          <w:noProof/>
        </w:rPr>
        <w:t xml:space="preserve"> cryogenic hose ½“ BSP , </w:t>
      </w:r>
      <w:r w:rsidR="00C91B8F">
        <w:rPr>
          <w:b/>
          <w:noProof/>
        </w:rPr>
        <w:t>[b]</w:t>
      </w:r>
      <w:r w:rsidR="00C91B8F">
        <w:rPr>
          <w:noProof/>
        </w:rPr>
        <w:t xml:space="preserve"> ½” male to female adapter, </w:t>
      </w:r>
      <w:r w:rsidR="00C91B8F">
        <w:rPr>
          <w:b/>
          <w:noProof/>
        </w:rPr>
        <w:t>[c]</w:t>
      </w:r>
      <w:r w:rsidR="00C91B8F">
        <w:rPr>
          <w:noProof/>
        </w:rPr>
        <w:t xml:space="preserve"> Male tube adaptor ¼” tube OD * ½” (Swagelock SS-4-TA-1-8), </w:t>
      </w:r>
      <w:r w:rsidR="00C91B8F">
        <w:rPr>
          <w:b/>
          <w:noProof/>
        </w:rPr>
        <w:t xml:space="preserve">[d] </w:t>
      </w:r>
      <w:r w:rsidR="00C91B8F">
        <w:rPr>
          <w:noProof/>
        </w:rPr>
        <w:t xml:space="preserve">Swagelock tubing connection ¼” , </w:t>
      </w:r>
      <w:r w:rsidR="00C91B8F">
        <w:rPr>
          <w:b/>
          <w:noProof/>
        </w:rPr>
        <w:t>[e]</w:t>
      </w:r>
      <w:r w:rsidR="00C91B8F">
        <w:rPr>
          <w:noProof/>
        </w:rPr>
        <w:t xml:space="preserve"> Stainless steel flexible tubing ¼” OD (Swagelock 321-4-X-12-B2), </w:t>
      </w:r>
      <w:r w:rsidR="00C91B8F">
        <w:rPr>
          <w:b/>
          <w:noProof/>
        </w:rPr>
        <w:t>[f]</w:t>
      </w:r>
      <w:r w:rsidR="00C91B8F">
        <w:rPr>
          <w:noProof/>
        </w:rPr>
        <w:t xml:space="preserve"> Bulkhead union ¼” OD (Swagelock SS400-61), </w:t>
      </w:r>
      <w:r w:rsidR="00C91B8F">
        <w:rPr>
          <w:b/>
          <w:noProof/>
        </w:rPr>
        <w:t>[g]</w:t>
      </w:r>
      <w:r w:rsidR="00C91B8F">
        <w:rPr>
          <w:noProof/>
        </w:rPr>
        <w:t xml:space="preserve"> Copper tubing ¼” OD, </w:t>
      </w:r>
      <w:r w:rsidR="00C91B8F">
        <w:rPr>
          <w:b/>
          <w:noProof/>
        </w:rPr>
        <w:t>[h]</w:t>
      </w:r>
      <w:r w:rsidR="00C91B8F">
        <w:rPr>
          <w:noProof/>
        </w:rPr>
        <w:t xml:space="preserve"> PTFE tubing ¼” OD, </w:t>
      </w:r>
    </w:p>
    <w:p w14:paraId="2CA78ABA" w14:textId="304E250E" w:rsidR="00BC1A36" w:rsidRDefault="00BC1A36" w:rsidP="000D5E23">
      <w:pPr>
        <w:pStyle w:val="Caption"/>
        <w:jc w:val="center"/>
        <w:rPr>
          <w:b/>
          <w:bCs/>
        </w:rPr>
      </w:pPr>
    </w:p>
    <w:p w14:paraId="39808BB1" w14:textId="77777777" w:rsidR="00BC1A36" w:rsidRDefault="00BC1A36" w:rsidP="00201E24">
      <w:pPr>
        <w:rPr>
          <w:b/>
          <w:bCs/>
        </w:rPr>
      </w:pPr>
    </w:p>
    <w:p w14:paraId="33C621A9" w14:textId="3EC7CE18" w:rsidR="00201E24" w:rsidRDefault="00201E24" w:rsidP="00201E24">
      <w:pPr>
        <w:rPr>
          <w:b/>
          <w:bCs/>
        </w:rPr>
      </w:pPr>
      <w:r>
        <w:rPr>
          <w:b/>
          <w:bCs/>
        </w:rPr>
        <w:t>3.</w:t>
      </w:r>
      <w:r w:rsidR="00727065">
        <w:rPr>
          <w:b/>
          <w:bCs/>
        </w:rPr>
        <w:t xml:space="preserve"> </w:t>
      </w:r>
      <w:r w:rsidR="00727065">
        <w:t xml:space="preserve">PTFE Flange for electrical equipment; One </w:t>
      </w:r>
      <w:r w:rsidR="00727065" w:rsidRPr="00727065">
        <w:t>Thermocouple feedthrough (6 * T type</w:t>
      </w:r>
      <w:r w:rsidR="0077379F">
        <w:t>)</w:t>
      </w:r>
      <w:r w:rsidR="00C40807">
        <w:t xml:space="preserve"> and the heating wire</w:t>
      </w:r>
      <w:r w:rsidR="0077379F">
        <w:t>s</w:t>
      </w:r>
      <w:r w:rsidR="007A16C5">
        <w:t xml:space="preserve"> (cf. Figure 9)</w:t>
      </w:r>
      <w:r w:rsidR="00C40807">
        <w:t>.</w:t>
      </w:r>
      <w:r w:rsidR="007A16C5">
        <w:t xml:space="preserve"> </w:t>
      </w:r>
    </w:p>
    <w:p w14:paraId="0EE9925A" w14:textId="3994D0EF" w:rsidR="00201E24" w:rsidRPr="00C40807" w:rsidRDefault="00201E24" w:rsidP="00201E24">
      <w:r>
        <w:rPr>
          <w:b/>
          <w:bCs/>
        </w:rPr>
        <w:t>4.</w:t>
      </w:r>
      <w:r w:rsidR="00C40807">
        <w:rPr>
          <w:b/>
          <w:bCs/>
        </w:rPr>
        <w:t xml:space="preserve"> </w:t>
      </w:r>
      <w:r w:rsidR="00C40807">
        <w:t>Nozzle featuring copper block</w:t>
      </w:r>
      <w:r w:rsidR="00C40807">
        <w:rPr>
          <w:lang w:val="en" w:eastAsia="en-GB"/>
        </w:rPr>
        <w:t xml:space="preserve"> heating ring attached. Prevents water freezing in nebulizer and/or line from water reservoir. Controlled via PID controller and attached thermocouples. </w:t>
      </w:r>
    </w:p>
    <w:p w14:paraId="6A3ADD51" w14:textId="13275754" w:rsidR="00201E24" w:rsidRDefault="00201E24" w:rsidP="00201E24">
      <w:pPr>
        <w:rPr>
          <w:b/>
          <w:bCs/>
        </w:rPr>
      </w:pPr>
      <w:r>
        <w:rPr>
          <w:b/>
          <w:bCs/>
        </w:rPr>
        <w:t>5.</w:t>
      </w:r>
      <w:r w:rsidR="00C40807">
        <w:rPr>
          <w:b/>
          <w:bCs/>
        </w:rPr>
        <w:t xml:space="preserve"> </w:t>
      </w:r>
      <w:r w:rsidR="00C40807">
        <w:rPr>
          <w:lang w:val="en" w:eastAsia="en-GB"/>
        </w:rPr>
        <w:t>Nebulizer inlet. Reservoir of deionized water and/or D</w:t>
      </w:r>
      <w:r w:rsidR="00C40807">
        <w:rPr>
          <w:vertAlign w:val="subscript"/>
          <w:lang w:val="en" w:eastAsia="en-GB"/>
        </w:rPr>
        <w:t>2</w:t>
      </w:r>
      <w:r w:rsidR="00C40807">
        <w:rPr>
          <w:lang w:val="en" w:eastAsia="en-GB"/>
        </w:rPr>
        <w:t>O connects though this port, pressure is provided by dedicated nitrogen cylinder secured in lab to deliver water into copper vessel [5] as a fine mist through the nebulizer.</w:t>
      </w:r>
    </w:p>
    <w:p w14:paraId="444E30CB" w14:textId="73E58155" w:rsidR="00201E24" w:rsidRDefault="00201E24" w:rsidP="00201E24">
      <w:pPr>
        <w:rPr>
          <w:b/>
          <w:bCs/>
        </w:rPr>
      </w:pPr>
      <w:r>
        <w:rPr>
          <w:b/>
          <w:bCs/>
        </w:rPr>
        <w:t>6.</w:t>
      </w:r>
      <w:r w:rsidR="00C40807">
        <w:rPr>
          <w:b/>
          <w:bCs/>
        </w:rPr>
        <w:t xml:space="preserve"> </w:t>
      </w:r>
      <w:r w:rsidR="00C40807">
        <w:rPr>
          <w:lang w:val="en" w:eastAsia="en-GB"/>
        </w:rPr>
        <w:t>Valve attaching to base of reaction vessel. Rated for operation with cryogenic materials/environments.</w:t>
      </w:r>
    </w:p>
    <w:p w14:paraId="411C57E1" w14:textId="1FF088F5" w:rsidR="00201E24" w:rsidRPr="00C40807" w:rsidRDefault="00201E24" w:rsidP="00201E24">
      <w:r>
        <w:rPr>
          <w:b/>
          <w:bCs/>
        </w:rPr>
        <w:t>7.</w:t>
      </w:r>
      <w:r w:rsidR="00C40807">
        <w:rPr>
          <w:b/>
          <w:bCs/>
        </w:rPr>
        <w:t xml:space="preserve"> </w:t>
      </w:r>
      <w:r w:rsidR="00C40807">
        <w:rPr>
          <w:lang w:val="en" w:eastAsia="en-GB"/>
        </w:rPr>
        <w:t>Release point for material in copper vessel [1] when valve [6] is opened</w:t>
      </w:r>
    </w:p>
    <w:p w14:paraId="76417FA6" w14:textId="59840ACE" w:rsidR="00201E24" w:rsidRDefault="00201E24" w:rsidP="00201E24">
      <w:pPr>
        <w:rPr>
          <w:b/>
          <w:bCs/>
        </w:rPr>
      </w:pPr>
      <w:r>
        <w:rPr>
          <w:b/>
          <w:bCs/>
        </w:rPr>
        <w:t>8.</w:t>
      </w:r>
      <w:r w:rsidR="00C40807">
        <w:rPr>
          <w:b/>
          <w:bCs/>
        </w:rPr>
        <w:t xml:space="preserve"> </w:t>
      </w:r>
      <w:r w:rsidR="00C40807">
        <w:rPr>
          <w:lang w:val="en" w:eastAsia="en-GB"/>
        </w:rPr>
        <w:t xml:space="preserve">Funnel port. Valve at base of funnel isolates this port from the inside of the chamber during normal operation. It can be opened to allow addition of liquids, e.g. small amounts of liquid nitrogen to a Deware if/as required. </w:t>
      </w:r>
      <w:r w:rsidR="00C40807">
        <w:t>Could also serve as back-up for pressure-relief-valve.</w:t>
      </w:r>
    </w:p>
    <w:p w14:paraId="0D041B46" w14:textId="77777777" w:rsidR="00201E24" w:rsidRPr="00201E24" w:rsidRDefault="00201E24" w:rsidP="00201E24">
      <w:pPr>
        <w:rPr>
          <w:b/>
          <w:bCs/>
        </w:rPr>
      </w:pPr>
    </w:p>
    <w:p w14:paraId="20BC5A5F" w14:textId="7A44E740" w:rsidR="00F51CE7" w:rsidRDefault="00F51CE7" w:rsidP="001760B9"/>
    <w:p w14:paraId="29829214" w14:textId="77777777" w:rsidR="00565522" w:rsidRDefault="00565522" w:rsidP="00565522">
      <w:pPr>
        <w:keepNext/>
      </w:pPr>
      <w:r>
        <w:rPr>
          <w:noProof/>
        </w:rPr>
        <w:lastRenderedPageBreak/>
        <w:drawing>
          <wp:inline distT="0" distB="0" distL="0" distR="0" wp14:anchorId="2214D4AB" wp14:editId="6ABAF62E">
            <wp:extent cx="5972810" cy="3359785"/>
            <wp:effectExtent l="0" t="0" r="8890" b="0"/>
            <wp:docPr id="21" name="Image 21" descr="Une image contenant cuisi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ure14.jpg"/>
                    <pic:cNvPicPr/>
                  </pic:nvPicPr>
                  <pic:blipFill>
                    <a:blip r:embed="rId20">
                      <a:extLst>
                        <a:ext uri="{28A0092B-C50C-407E-A947-70E740481C1C}">
                          <a14:useLocalDpi xmlns:a14="http://schemas.microsoft.com/office/drawing/2010/main" val="0"/>
                        </a:ext>
                      </a:extLst>
                    </a:blip>
                    <a:stretch>
                      <a:fillRect/>
                    </a:stretch>
                  </pic:blipFill>
                  <pic:spPr>
                    <a:xfrm>
                      <a:off x="0" y="0"/>
                      <a:ext cx="5972810" cy="3359785"/>
                    </a:xfrm>
                    <a:prstGeom prst="rect">
                      <a:avLst/>
                    </a:prstGeom>
                  </pic:spPr>
                </pic:pic>
              </a:graphicData>
            </a:graphic>
          </wp:inline>
        </w:drawing>
      </w:r>
    </w:p>
    <w:p w14:paraId="5FB24284" w14:textId="74F2B0F7" w:rsidR="008F1AEA" w:rsidRDefault="00565522" w:rsidP="00565522">
      <w:pPr>
        <w:pStyle w:val="Caption"/>
      </w:pPr>
      <w:r>
        <w:t xml:space="preserve">Figure </w:t>
      </w:r>
      <w:r w:rsidR="00583A12">
        <w:fldChar w:fldCharType="begin"/>
      </w:r>
      <w:r w:rsidR="00583A12">
        <w:instrText xml:space="preserve"> SEQ Figure \* ARABIC </w:instrText>
      </w:r>
      <w:r w:rsidR="00583A12">
        <w:fldChar w:fldCharType="separate"/>
      </w:r>
      <w:r w:rsidR="001D3C54">
        <w:rPr>
          <w:noProof/>
        </w:rPr>
        <w:t>9</w:t>
      </w:r>
      <w:r w:rsidR="00583A12">
        <w:rPr>
          <w:noProof/>
        </w:rPr>
        <w:fldChar w:fldCharType="end"/>
      </w:r>
      <w:r>
        <w:t xml:space="preserve"> Overall setup</w:t>
      </w:r>
      <w:r w:rsidR="008F1AEA">
        <w:t xml:space="preserve"> a) BOSH Design</w:t>
      </w:r>
      <w:r w:rsidR="007A16C5">
        <w:t xml:space="preserve"> b) Gas setup</w:t>
      </w:r>
    </w:p>
    <w:p w14:paraId="4C504D40" w14:textId="3FB06DE9" w:rsidR="008F1AEA" w:rsidRDefault="008F1AEA" w:rsidP="00565522">
      <w:pPr>
        <w:pStyle w:val="Caption"/>
      </w:pPr>
    </w:p>
    <w:p w14:paraId="6E755F6E" w14:textId="3E81F217" w:rsidR="008F1AEA" w:rsidRDefault="008F1AEA" w:rsidP="008F1AEA">
      <w:pPr>
        <w:pStyle w:val="ListParagraph"/>
        <w:numPr>
          <w:ilvl w:val="0"/>
          <w:numId w:val="9"/>
        </w:numPr>
      </w:pPr>
      <w:r>
        <w:t>XP transportable and self-contained</w:t>
      </w:r>
    </w:p>
    <w:p w14:paraId="1A313885" w14:textId="5AD3638D" w:rsidR="008F1AEA" w:rsidRPr="008F1AEA" w:rsidRDefault="008F1AEA" w:rsidP="008F1AEA">
      <w:pPr>
        <w:pStyle w:val="ListParagraph"/>
        <w:numPr>
          <w:ilvl w:val="0"/>
          <w:numId w:val="9"/>
        </w:numPr>
      </w:pPr>
      <w:r>
        <w:t>Designed to minimize time between sample extraction and storage</w:t>
      </w:r>
    </w:p>
    <w:p w14:paraId="406869E0" w14:textId="54AEADD9" w:rsidR="00565522" w:rsidRDefault="008F1AEA" w:rsidP="00565522">
      <w:pPr>
        <w:pStyle w:val="Caption"/>
      </w:pPr>
      <w:r>
        <w:t xml:space="preserve"> </w:t>
      </w:r>
    </w:p>
    <w:p w14:paraId="4E47BADA" w14:textId="5B83E97D" w:rsidR="00C7338A" w:rsidRDefault="00C40807" w:rsidP="001760B9">
      <w:r>
        <w:t xml:space="preserve">1 -3 Are Nitrogen gas bottles. 1 is 0 grade and connected to the nebulizer </w:t>
      </w:r>
      <w:r w:rsidR="008F1AEA">
        <w:t>via a custom fitting. 3 is connect</w:t>
      </w:r>
      <w:r>
        <w:t xml:space="preserve"> </w:t>
      </w:r>
      <w:r w:rsidR="008F1AEA">
        <w:t xml:space="preserve">via ¼ “piping to both the main and the airlock chamber of the Glove box for purging. The experiment can be long and another full bottle (2) must be present to ensure that the purge will be on at all time. 4 is the ethane bottle. 5 is a pressurized liquid Nitrogen Dewar connected to the cooling circuit via a cryogenic hose. A protection has been put in place to avoid to much condensation on the cold surfaces outside the glove box, but frost is unavoidable.  </w:t>
      </w:r>
    </w:p>
    <w:p w14:paraId="6F8AC853" w14:textId="77777777" w:rsidR="00C7338A" w:rsidRDefault="00C7338A" w:rsidP="001760B9"/>
    <w:p w14:paraId="04AF42C1" w14:textId="77777777" w:rsidR="00201E24" w:rsidRDefault="00201E24" w:rsidP="001760B9"/>
    <w:p w14:paraId="5D5F8658" w14:textId="246BC74A" w:rsidR="00F51CE7" w:rsidRDefault="002B0AFD" w:rsidP="002B0AFD">
      <w:pPr>
        <w:pStyle w:val="Heading3"/>
        <w:ind w:left="720" w:firstLine="720"/>
      </w:pPr>
      <w:r>
        <w:t xml:space="preserve">5.4.2. </w:t>
      </w:r>
      <w:r w:rsidR="00F51CE7">
        <w:t>Temperature control and recording</w:t>
      </w:r>
    </w:p>
    <w:p w14:paraId="620BC14D" w14:textId="25D473AC" w:rsidR="00C62E8B" w:rsidRDefault="00C62E8B" w:rsidP="00C62E8B"/>
    <w:p w14:paraId="7D028BE9" w14:textId="0FE97F9F" w:rsidR="00A24FB9" w:rsidRDefault="00A24FB9" w:rsidP="002B0AFD">
      <w:pPr>
        <w:pStyle w:val="Heading4"/>
        <w:numPr>
          <w:ilvl w:val="0"/>
          <w:numId w:val="13"/>
        </w:numPr>
      </w:pPr>
      <w:r>
        <w:t>Cooling</w:t>
      </w:r>
    </w:p>
    <w:p w14:paraId="521B1C2B" w14:textId="77777777" w:rsidR="00A24FB9" w:rsidRDefault="00A24FB9" w:rsidP="00C62E8B"/>
    <w:p w14:paraId="632E6C53" w14:textId="3D844A6F" w:rsidR="001C2249" w:rsidRDefault="001C2249" w:rsidP="00C62E8B">
      <w:r>
        <w:t xml:space="preserve">Liquid </w:t>
      </w:r>
      <w:r w:rsidR="005F0F7F">
        <w:t>n</w:t>
      </w:r>
      <w:r>
        <w:t xml:space="preserve">itrogen cool reaction vessel, warm up, transform to gas (expansion ratio </w:t>
      </w:r>
      <w:r w:rsidRPr="001C2249">
        <w:t>1:694</w:t>
      </w:r>
      <w:r>
        <w:t xml:space="preserve"> ) and is extracted through PTFE flange into a Deware</w:t>
      </w:r>
      <w:r w:rsidR="0027324B">
        <w:t xml:space="preserve"> (to recover liquid if any). Lot of Nitrogen is released into the atmosphere that need to be well ventilated. The lab needs also to have proper Oxygen alarm. Even with very long experiment, no liquid Nitrogen has been recovered into the Dewar.</w:t>
      </w:r>
    </w:p>
    <w:p w14:paraId="48B9F3D9" w14:textId="09BD7985" w:rsidR="0027324B" w:rsidRPr="00A24FB9" w:rsidRDefault="00A24FB9" w:rsidP="00C62E8B">
      <w:r>
        <w:lastRenderedPageBreak/>
        <w:t>The flow of Nitrogen passing through the pipe is a parameter difficult to monitor and thus to control. It could have been monitored using a flow meter connected to the exhaust, but this is not feasible as no flow meter are currently rated for use at cryogenic temperature. However, it is possible to obtain a visual information about the flow rate. Despite n</w:t>
      </w:r>
      <w:r w:rsidR="0027324B">
        <w:t xml:space="preserve">itrogen </w:t>
      </w:r>
      <w:r>
        <w:t>being</w:t>
      </w:r>
      <w:r w:rsidR="0027324B">
        <w:t xml:space="preserve"> a transparent gas</w:t>
      </w:r>
      <w:r>
        <w:t xml:space="preserve">, </w:t>
      </w:r>
      <w:r w:rsidR="0027324B">
        <w:t xml:space="preserve">when cold enough it can produce a fog due to condensation of ambient water droplets from the lab, like cloud formation in the atmosphere </w:t>
      </w:r>
      <w:r w:rsidR="0027324B" w:rsidRPr="0027324B">
        <w:rPr>
          <w:color w:val="FF0000"/>
        </w:rPr>
        <w:t>(to be explained much better</w:t>
      </w:r>
      <w:r w:rsidR="0027324B">
        <w:rPr>
          <w:color w:val="FF0000"/>
        </w:rPr>
        <w:t xml:space="preserve"> !!</w:t>
      </w:r>
      <w:r w:rsidR="0027324B" w:rsidRPr="0027324B">
        <w:rPr>
          <w:color w:val="FF0000"/>
        </w:rPr>
        <w:t>)</w:t>
      </w:r>
      <w:r w:rsidR="0027324B">
        <w:rPr>
          <w:color w:val="FF0000"/>
        </w:rPr>
        <w:t xml:space="preserve">. </w:t>
      </w:r>
    </w:p>
    <w:p w14:paraId="48E7D1F1" w14:textId="50A34375" w:rsidR="0027324B" w:rsidRPr="0027324B" w:rsidRDefault="0027324B" w:rsidP="00C62E8B">
      <w:r w:rsidRPr="0027324B">
        <w:t xml:space="preserve">This phenomenon allows us to get a quantitative information </w:t>
      </w:r>
      <w:r>
        <w:t>about the Nitrogen flow</w:t>
      </w:r>
      <w:r w:rsidR="00A24FB9">
        <w:t xml:space="preserve"> as depicted by Figure 9.</w:t>
      </w:r>
    </w:p>
    <w:p w14:paraId="675D9D46" w14:textId="77777777" w:rsidR="0027324B" w:rsidRDefault="0027324B" w:rsidP="00C62E8B">
      <w:pPr>
        <w:rPr>
          <w:color w:val="FF0000"/>
        </w:rPr>
      </w:pPr>
    </w:p>
    <w:p w14:paraId="667B37EE" w14:textId="045840C8" w:rsidR="0027324B" w:rsidRDefault="0027324B" w:rsidP="00C62E8B">
      <w:r w:rsidRPr="0027324B">
        <w:rPr>
          <w:color w:val="FF0000"/>
        </w:rPr>
        <w:t xml:space="preserve"> </w:t>
      </w:r>
    </w:p>
    <w:p w14:paraId="735614CB" w14:textId="77777777" w:rsidR="00A24FB9" w:rsidRDefault="0027324B" w:rsidP="00A24FB9">
      <w:pPr>
        <w:keepNext/>
      </w:pPr>
      <w:r>
        <w:rPr>
          <w:noProof/>
        </w:rPr>
        <w:drawing>
          <wp:inline distT="0" distB="0" distL="0" distR="0" wp14:anchorId="61B59CFA" wp14:editId="54DF00BA">
            <wp:extent cx="5972810" cy="3359785"/>
            <wp:effectExtent l="0" t="0" r="889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e8.jpg"/>
                    <pic:cNvPicPr/>
                  </pic:nvPicPr>
                  <pic:blipFill>
                    <a:blip r:embed="rId21">
                      <a:extLst>
                        <a:ext uri="{28A0092B-C50C-407E-A947-70E740481C1C}">
                          <a14:useLocalDpi xmlns:a14="http://schemas.microsoft.com/office/drawing/2010/main" val="0"/>
                        </a:ext>
                      </a:extLst>
                    </a:blip>
                    <a:stretch>
                      <a:fillRect/>
                    </a:stretch>
                  </pic:blipFill>
                  <pic:spPr>
                    <a:xfrm>
                      <a:off x="0" y="0"/>
                      <a:ext cx="5972810" cy="3359785"/>
                    </a:xfrm>
                    <a:prstGeom prst="rect">
                      <a:avLst/>
                    </a:prstGeom>
                  </pic:spPr>
                </pic:pic>
              </a:graphicData>
            </a:graphic>
          </wp:inline>
        </w:drawing>
      </w:r>
    </w:p>
    <w:p w14:paraId="3D061D42" w14:textId="1C45DD08" w:rsidR="0027324B" w:rsidRDefault="00A24FB9" w:rsidP="00A24FB9">
      <w:pPr>
        <w:pStyle w:val="Caption"/>
      </w:pPr>
      <w:r>
        <w:t xml:space="preserve">Figure </w:t>
      </w:r>
      <w:r w:rsidR="00583A12">
        <w:fldChar w:fldCharType="begin"/>
      </w:r>
      <w:r w:rsidR="00583A12">
        <w:instrText xml:space="preserve"> SEQ Figure \* ARABIC </w:instrText>
      </w:r>
      <w:r w:rsidR="00583A12">
        <w:fldChar w:fldCharType="separate"/>
      </w:r>
      <w:r w:rsidR="001D3C54">
        <w:rPr>
          <w:noProof/>
        </w:rPr>
        <w:t>10</w:t>
      </w:r>
      <w:r w:rsidR="00583A12">
        <w:rPr>
          <w:noProof/>
        </w:rPr>
        <w:fldChar w:fldCharType="end"/>
      </w:r>
      <w:r>
        <w:t xml:space="preserve"> Liquid Nitrogen exhaust setup.</w:t>
      </w:r>
      <w:r w:rsidR="00E90FCC">
        <w:t xml:space="preserve">vRed arrow describe … </w:t>
      </w:r>
      <w:r>
        <w:t xml:space="preserve"> a) Liquid Nitrogen flow too important b) Adequate Liquid Nitrogen flow</w:t>
      </w:r>
    </w:p>
    <w:p w14:paraId="4DB23280" w14:textId="48484778" w:rsidR="00A24FB9" w:rsidRDefault="00A24FB9" w:rsidP="00A24FB9"/>
    <w:p w14:paraId="6E6F6361" w14:textId="77777777" w:rsidR="006F4FDF" w:rsidRDefault="00A24FB9" w:rsidP="00A24FB9">
      <w:r>
        <w:t>2 parameters are important to control the Nitrogen flow. The base pressure of the cryogenic Dewar and the valve opening percentage (cf Figure 14 b). The cryogenic pressure is usually set up by the fabricant. It can be tuned by modifying the bursting pressure of the pressure relief valve fitted on all those Deware but the pressure take time to build up and is not suitable for fine tuning on the fly as required by the experimental procedure.</w:t>
      </w:r>
      <w:r w:rsidR="006F4FDF">
        <w:t xml:space="preserve"> </w:t>
      </w:r>
    </w:p>
    <w:p w14:paraId="771F7E76" w14:textId="5DF9043A" w:rsidR="00A24FB9" w:rsidRDefault="006F4FDF" w:rsidP="00A24FB9">
      <w:r>
        <w:t xml:space="preserve">So I have to use the opening of the valve as the adjustable parameter for the Nitrogen flow variable. Very fine tuning … Not consistent all along the experiment … </w:t>
      </w:r>
    </w:p>
    <w:p w14:paraId="2A0DF35D" w14:textId="743E0409" w:rsidR="00A24FB9" w:rsidRDefault="00A24FB9" w:rsidP="00C62E8B"/>
    <w:p w14:paraId="0A2DB187" w14:textId="16003D05" w:rsidR="00A24FB9" w:rsidRDefault="00A24FB9" w:rsidP="00C62E8B"/>
    <w:p w14:paraId="2231AC67" w14:textId="66AFBF1C" w:rsidR="00A24FB9" w:rsidRDefault="00A24FB9" w:rsidP="00C62E8B"/>
    <w:p w14:paraId="7F439140" w14:textId="69810EF0" w:rsidR="00A24FB9" w:rsidRDefault="00A24FB9" w:rsidP="002B0AFD">
      <w:pPr>
        <w:pStyle w:val="Heading4"/>
        <w:numPr>
          <w:ilvl w:val="0"/>
          <w:numId w:val="13"/>
        </w:numPr>
      </w:pPr>
      <w:r>
        <w:t>Warming and T control</w:t>
      </w:r>
    </w:p>
    <w:p w14:paraId="41083734" w14:textId="77777777" w:rsidR="00A24FB9" w:rsidRPr="00A24FB9" w:rsidRDefault="00A24FB9" w:rsidP="00A24FB9"/>
    <w:p w14:paraId="3748B88F" w14:textId="77777777" w:rsidR="00C62E8B" w:rsidRDefault="00C62E8B" w:rsidP="00C62E8B">
      <w:pPr>
        <w:keepNext/>
      </w:pPr>
      <w:r>
        <w:rPr>
          <w:noProof/>
        </w:rPr>
        <w:drawing>
          <wp:inline distT="0" distB="0" distL="0" distR="0" wp14:anchorId="32FCABAD" wp14:editId="0A68AC9D">
            <wp:extent cx="5972810" cy="3359785"/>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1.jpg"/>
                    <pic:cNvPicPr/>
                  </pic:nvPicPr>
                  <pic:blipFill>
                    <a:blip r:embed="rId22">
                      <a:extLst>
                        <a:ext uri="{28A0092B-C50C-407E-A947-70E740481C1C}">
                          <a14:useLocalDpi xmlns:a14="http://schemas.microsoft.com/office/drawing/2010/main" val="0"/>
                        </a:ext>
                      </a:extLst>
                    </a:blip>
                    <a:stretch>
                      <a:fillRect/>
                    </a:stretch>
                  </pic:blipFill>
                  <pic:spPr>
                    <a:xfrm>
                      <a:off x="0" y="0"/>
                      <a:ext cx="5972810" cy="3359785"/>
                    </a:xfrm>
                    <a:prstGeom prst="rect">
                      <a:avLst/>
                    </a:prstGeom>
                  </pic:spPr>
                </pic:pic>
              </a:graphicData>
            </a:graphic>
          </wp:inline>
        </w:drawing>
      </w:r>
    </w:p>
    <w:p w14:paraId="3AE16CAE" w14:textId="3DB00B35" w:rsidR="00C62E8B" w:rsidRPr="00C62E8B" w:rsidRDefault="00C62E8B" w:rsidP="000D5E23">
      <w:pPr>
        <w:pStyle w:val="Caption"/>
        <w:jc w:val="center"/>
      </w:pPr>
      <w:r>
        <w:t xml:space="preserve">Figure </w:t>
      </w:r>
      <w:r w:rsidR="00583A12">
        <w:fldChar w:fldCharType="begin"/>
      </w:r>
      <w:r w:rsidR="00583A12">
        <w:instrText xml:space="preserve"> SEQ Figure \* ARABIC </w:instrText>
      </w:r>
      <w:r w:rsidR="00583A12">
        <w:fldChar w:fldCharType="separate"/>
      </w:r>
      <w:r w:rsidR="001D3C54">
        <w:rPr>
          <w:noProof/>
        </w:rPr>
        <w:t>11</w:t>
      </w:r>
      <w:r w:rsidR="00583A12">
        <w:rPr>
          <w:noProof/>
        </w:rPr>
        <w:fldChar w:fldCharType="end"/>
      </w:r>
      <w:r>
        <w:t xml:space="preserve"> Thermocouple setup</w:t>
      </w:r>
      <w:r w:rsidR="00880C09">
        <w:t xml:space="preserve"> a) outside the reaction vessel, b) inside reaction vessel</w:t>
      </w:r>
    </w:p>
    <w:p w14:paraId="12633DCC" w14:textId="4BC90EA0" w:rsidR="00495EED" w:rsidRDefault="00495EED" w:rsidP="00495EED"/>
    <w:p w14:paraId="5B40CAC0" w14:textId="77777777" w:rsidR="008975C8" w:rsidRDefault="00F94BB9" w:rsidP="00495EED">
      <w:r>
        <w:t>Temperature measurement within the glove box is performed using T type thermocouples (Cu\Cu</w:t>
      </w:r>
      <w:r>
        <w:rPr>
          <w:vertAlign w:val="subscript"/>
        </w:rPr>
        <w:t xml:space="preserve"> </w:t>
      </w:r>
      <w:r>
        <w:t xml:space="preserve">+ Ni), rated for constant use at temperature between -200 to 350 </w:t>
      </w:r>
      <w:r w:rsidR="00DD52E1">
        <w:t>°C</w:t>
      </w:r>
      <w:r>
        <w:t xml:space="preserve">. </w:t>
      </w:r>
    </w:p>
    <w:p w14:paraId="565F22C4" w14:textId="092714CC" w:rsidR="008975C8" w:rsidRDefault="008975C8" w:rsidP="00495EED">
      <w:r>
        <w:t>They represent the best thermal sensor for our purpose because cost effective, strong and versatile</w:t>
      </w:r>
      <w:r w:rsidR="005F0F7F">
        <w:t xml:space="preserve"> in usage</w:t>
      </w:r>
      <w:r>
        <w:t xml:space="preserve"> </w:t>
      </w:r>
      <w:r w:rsidR="005F0F7F">
        <w:t>and</w:t>
      </w:r>
      <w:r>
        <w:t xml:space="preserve"> </w:t>
      </w:r>
      <w:r w:rsidR="005F0F7F">
        <w:t xml:space="preserve">because </w:t>
      </w:r>
      <w:r>
        <w:t>very high precision is not required</w:t>
      </w:r>
      <w:r w:rsidR="005F0F7F">
        <w:t>.</w:t>
      </w:r>
    </w:p>
    <w:p w14:paraId="3330F1C3" w14:textId="3837F92E" w:rsidR="008F1AEA" w:rsidRDefault="00DA68D1" w:rsidP="00495EED">
      <w:r>
        <w:t>The inner (within the glove box) end of the metallic wires has been spot welded to create the m</w:t>
      </w:r>
      <w:r w:rsidR="00880C09">
        <w:t>easurement junction</w:t>
      </w:r>
      <w:r w:rsidR="00D5779C">
        <w:t>.</w:t>
      </w:r>
      <w:r w:rsidR="00880C09">
        <w:t xml:space="preserve"> </w:t>
      </w:r>
      <w:r w:rsidR="009F4913">
        <w:t xml:space="preserve">6 </w:t>
      </w:r>
      <w:r w:rsidR="003241FA">
        <w:t>thermocouple</w:t>
      </w:r>
      <w:r w:rsidR="00F94BB9">
        <w:t>s</w:t>
      </w:r>
      <w:r w:rsidR="009F4913">
        <w:t xml:space="preserve"> </w:t>
      </w:r>
      <w:r w:rsidR="00F94BB9">
        <w:t>are channeled through the glove box via the same feedthrough</w:t>
      </w:r>
      <w:r w:rsidR="0077379F">
        <w:t>,</w:t>
      </w:r>
      <w:r w:rsidR="0077379F" w:rsidRPr="00727065">
        <w:t xml:space="preserve"> ATEX certified (Ex II 2 GD, Ex d IIC Gb / Ex e IIC Gb, Ex ta IIIC Da) </w:t>
      </w:r>
      <w:r w:rsidR="0077379F">
        <w:t xml:space="preserve">for use with vacuum and pressurized system but more importantly certified to work under </w:t>
      </w:r>
      <w:r w:rsidR="0077379F" w:rsidRPr="00727065">
        <w:t>explosive atmosphere</w:t>
      </w:r>
      <w:r w:rsidR="0077379F">
        <w:t>s.</w:t>
      </w:r>
    </w:p>
    <w:p w14:paraId="7EB9EED2" w14:textId="679DC51A" w:rsidR="0077379F" w:rsidRDefault="008F1AEA" w:rsidP="00495EED">
      <w:r>
        <w:t>T</w:t>
      </w:r>
      <w:r w:rsidR="0077379F">
        <w:t xml:space="preserve">c </w:t>
      </w:r>
      <w:r>
        <w:t>A and T</w:t>
      </w:r>
      <w:r w:rsidR="0077379F">
        <w:t xml:space="preserve">c </w:t>
      </w:r>
      <w:r>
        <w:t xml:space="preserve">B </w:t>
      </w:r>
      <w:r w:rsidR="0077379F">
        <w:t xml:space="preserve">(light and dark blue in Figure 9) </w:t>
      </w:r>
      <w:r>
        <w:t xml:space="preserve">are </w:t>
      </w:r>
      <w:r w:rsidR="0077379F">
        <w:t>attached</w:t>
      </w:r>
      <w:r w:rsidR="007A16C5">
        <w:t xml:space="preserve"> </w:t>
      </w:r>
      <w:r w:rsidR="0077379F">
        <w:t xml:space="preserve">with Kapton tape </w:t>
      </w:r>
      <w:r w:rsidR="007A16C5">
        <w:t>at the top and bottom of the reaction vessel and are connected</w:t>
      </w:r>
      <w:r>
        <w:t xml:space="preserve"> to </w:t>
      </w:r>
      <w:r w:rsidR="007A16C5">
        <w:t xml:space="preserve">a </w:t>
      </w:r>
      <w:r>
        <w:t>Lakeshore PI</w:t>
      </w:r>
      <w:r w:rsidR="00E05281">
        <w:t>D</w:t>
      </w:r>
      <w:r w:rsidR="0077379F">
        <w:t xml:space="preserve"> (model 335)</w:t>
      </w:r>
      <w:r w:rsidR="00E05281">
        <w:t xml:space="preserve">. </w:t>
      </w:r>
      <w:r w:rsidR="005F0F7F">
        <w:t>It is important to have two thermocouples at different places on the reaction vessel to measure the differential cooling efficiency from the liquid nitrogen flowing through the copper pipe</w:t>
      </w:r>
    </w:p>
    <w:p w14:paraId="65FF4945" w14:textId="5A36ADE4" w:rsidR="00E05281" w:rsidRPr="002F44AB" w:rsidRDefault="00E05281" w:rsidP="00495EED">
      <w:pPr>
        <w:rPr>
          <w:color w:val="FF0000"/>
        </w:rPr>
      </w:pPr>
      <w:r>
        <w:t xml:space="preserve">A simple Labview code allow the control of TCB temperature by applying a voltage to the heater.  </w:t>
      </w:r>
      <w:r w:rsidR="002F44AB">
        <w:rPr>
          <w:color w:val="FF0000"/>
        </w:rPr>
        <w:t>(Why TCB – description of Labview code)</w:t>
      </w:r>
    </w:p>
    <w:p w14:paraId="1F26C9FB" w14:textId="1FD5BAB9" w:rsidR="00495EED" w:rsidRDefault="008F1AEA" w:rsidP="00495EED">
      <w:r>
        <w:lastRenderedPageBreak/>
        <w:t>TC</w:t>
      </w:r>
      <w:r w:rsidR="00DD52E1">
        <w:t xml:space="preserve"> </w:t>
      </w:r>
      <w:r>
        <w:t>1,2,3,4 are attached to a Picolog TC-08</w:t>
      </w:r>
      <w:r w:rsidR="003241FA">
        <w:t xml:space="preserve"> </w:t>
      </w:r>
      <w:r w:rsidR="00E05281">
        <w:t>and are recorded separately from TCA and TCB.</w:t>
      </w:r>
      <w:r w:rsidR="007A16C5">
        <w:t xml:space="preserve"> </w:t>
      </w:r>
    </w:p>
    <w:p w14:paraId="42BA7429" w14:textId="01174C05" w:rsidR="007A16C5" w:rsidRDefault="007A16C5" w:rsidP="00495EED">
      <w:r>
        <w:t xml:space="preserve">TC1 and TC2 are attached to the frost shield at different depth to measure any temperature gradient variation within the cryogen. </w:t>
      </w:r>
    </w:p>
    <w:p w14:paraId="75CBFAE9" w14:textId="3E54A46E" w:rsidR="007A16C5" w:rsidRDefault="007A16C5" w:rsidP="00495EED">
      <w:r>
        <w:t xml:space="preserve">TC3 is </w:t>
      </w:r>
      <w:r w:rsidR="00406BBA">
        <w:t>attached to the nozzle in order to prevent frost formation.</w:t>
      </w:r>
    </w:p>
    <w:p w14:paraId="24A9A872" w14:textId="08EEA7CA" w:rsidR="00406BBA" w:rsidRDefault="00406BBA" w:rsidP="00495EED">
      <w:r>
        <w:t>TC4 is a flying thermocouple that we can move to monitor the temperature within different area of the glove box. It is used to record different piece of equipment involved in the sample recovery and transfer procedure.</w:t>
      </w:r>
    </w:p>
    <w:p w14:paraId="1DCE9FC0" w14:textId="48BB2084" w:rsidR="00C62E8B" w:rsidRDefault="00C62E8B" w:rsidP="00495EED"/>
    <w:p w14:paraId="4DDB54AC" w14:textId="3B93B9D4" w:rsidR="007E2109" w:rsidRDefault="007E2109" w:rsidP="00495EED">
      <w:r>
        <w:t xml:space="preserve">2 different software used to record the temperatures (Labview, to work with Lakeshore TCA and TCB) and Pico log software for TC1, 2, 3, 4. To be described ? </w:t>
      </w:r>
    </w:p>
    <w:p w14:paraId="710FDFE0" w14:textId="77777777" w:rsidR="00C62E8B" w:rsidRDefault="00C62E8B" w:rsidP="00C62E8B">
      <w:pPr>
        <w:keepNext/>
      </w:pPr>
      <w:r>
        <w:rPr>
          <w:noProof/>
        </w:rPr>
        <w:drawing>
          <wp:inline distT="0" distB="0" distL="0" distR="0" wp14:anchorId="327E0BC4" wp14:editId="6E4A38B2">
            <wp:extent cx="5972810" cy="3359785"/>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2.jpg"/>
                    <pic:cNvPicPr/>
                  </pic:nvPicPr>
                  <pic:blipFill>
                    <a:blip r:embed="rId23">
                      <a:extLst>
                        <a:ext uri="{28A0092B-C50C-407E-A947-70E740481C1C}">
                          <a14:useLocalDpi xmlns:a14="http://schemas.microsoft.com/office/drawing/2010/main" val="0"/>
                        </a:ext>
                      </a:extLst>
                    </a:blip>
                    <a:stretch>
                      <a:fillRect/>
                    </a:stretch>
                  </pic:blipFill>
                  <pic:spPr>
                    <a:xfrm>
                      <a:off x="0" y="0"/>
                      <a:ext cx="5972810" cy="3359785"/>
                    </a:xfrm>
                    <a:prstGeom prst="rect">
                      <a:avLst/>
                    </a:prstGeom>
                  </pic:spPr>
                </pic:pic>
              </a:graphicData>
            </a:graphic>
          </wp:inline>
        </w:drawing>
      </w:r>
    </w:p>
    <w:p w14:paraId="34DCCD31" w14:textId="1BE32D39" w:rsidR="00C62E8B" w:rsidRDefault="00C62E8B" w:rsidP="000D5E23">
      <w:pPr>
        <w:pStyle w:val="Caption"/>
      </w:pPr>
      <w:r>
        <w:t xml:space="preserve">Figure </w:t>
      </w:r>
      <w:r w:rsidR="00583A12">
        <w:fldChar w:fldCharType="begin"/>
      </w:r>
      <w:r w:rsidR="00583A12">
        <w:instrText xml:space="preserve"> SEQ Figure \* ARABIC </w:instrText>
      </w:r>
      <w:r w:rsidR="00583A12">
        <w:fldChar w:fldCharType="separate"/>
      </w:r>
      <w:r w:rsidR="001D3C54">
        <w:rPr>
          <w:noProof/>
        </w:rPr>
        <w:t>12</w:t>
      </w:r>
      <w:r w:rsidR="00583A12">
        <w:rPr>
          <w:noProof/>
        </w:rPr>
        <w:fldChar w:fldCharType="end"/>
      </w:r>
      <w:r>
        <w:t xml:space="preserve"> Experiment temperature profile. The different number </w:t>
      </w:r>
      <w:r w:rsidR="003241FA">
        <w:t xml:space="preserve">refer to </w:t>
      </w:r>
      <w:r w:rsidR="008948D8">
        <w:t>each experimental</w:t>
      </w:r>
      <w:r w:rsidR="003241FA">
        <w:t xml:space="preserve"> step</w:t>
      </w:r>
      <w:r>
        <w:t xml:space="preserve"> : I. Reaction vessel cooling; II. lN2 flow reduction; III. Ethane introduction/liquefaction; IV. Temperature setting; V. Water introduction; VI. Sample recovery; VII. Ethane warm up/evaporation. Color refer to the level of manipulation needed for each phase, green</w:t>
      </w:r>
      <w:r w:rsidR="003241FA">
        <w:t>: not much to do, red: lot of manipulation needed.</w:t>
      </w:r>
    </w:p>
    <w:p w14:paraId="6A73462E" w14:textId="6358517D" w:rsidR="00E32139" w:rsidRDefault="00E32139" w:rsidP="00E32139"/>
    <w:p w14:paraId="4E3B0F23" w14:textId="4AC08CAD" w:rsidR="00E32139" w:rsidRDefault="00E32139" w:rsidP="00E32139"/>
    <w:p w14:paraId="57E1B651" w14:textId="091C29BB" w:rsidR="00E32139" w:rsidRDefault="00E32139" w:rsidP="00E32139"/>
    <w:p w14:paraId="1879986B" w14:textId="77777777" w:rsidR="00E32139" w:rsidRPr="00E32139" w:rsidRDefault="00E32139" w:rsidP="00E32139"/>
    <w:p w14:paraId="66BC7B2A" w14:textId="356F5B81" w:rsidR="00C62E8B" w:rsidRDefault="00C62E8B" w:rsidP="00495EED"/>
    <w:tbl>
      <w:tblPr>
        <w:tblStyle w:val="TableGrid"/>
        <w:tblW w:w="0" w:type="auto"/>
        <w:tblLook w:val="04A0" w:firstRow="1" w:lastRow="0" w:firstColumn="1" w:lastColumn="0" w:noHBand="0" w:noVBand="1"/>
      </w:tblPr>
      <w:tblGrid>
        <w:gridCol w:w="704"/>
        <w:gridCol w:w="2410"/>
        <w:gridCol w:w="2523"/>
        <w:gridCol w:w="1879"/>
        <w:gridCol w:w="1880"/>
      </w:tblGrid>
      <w:tr w:rsidR="0097317E" w14:paraId="304E2D21" w14:textId="77777777" w:rsidTr="00442394">
        <w:trPr>
          <w:trHeight w:val="478"/>
        </w:trPr>
        <w:tc>
          <w:tcPr>
            <w:tcW w:w="704" w:type="dxa"/>
            <w:shd w:val="clear" w:color="auto" w:fill="CCECFF"/>
          </w:tcPr>
          <w:p w14:paraId="25923F68" w14:textId="77777777" w:rsidR="0097317E" w:rsidRDefault="0097317E" w:rsidP="00442394">
            <w:pPr>
              <w:jc w:val="center"/>
            </w:pPr>
          </w:p>
        </w:tc>
        <w:tc>
          <w:tcPr>
            <w:tcW w:w="2410" w:type="dxa"/>
            <w:shd w:val="clear" w:color="auto" w:fill="CCECFF"/>
          </w:tcPr>
          <w:p w14:paraId="76974B0D" w14:textId="6ABF3260" w:rsidR="0097317E" w:rsidRPr="00BC1CA7" w:rsidRDefault="00BC1CA7" w:rsidP="00442394">
            <w:pPr>
              <w:jc w:val="center"/>
              <w:rPr>
                <w:b/>
                <w:bCs/>
              </w:rPr>
            </w:pPr>
            <w:r w:rsidRPr="00BC1CA7">
              <w:rPr>
                <w:b/>
                <w:bCs/>
              </w:rPr>
              <w:t>name</w:t>
            </w:r>
          </w:p>
        </w:tc>
        <w:tc>
          <w:tcPr>
            <w:tcW w:w="2523" w:type="dxa"/>
            <w:shd w:val="clear" w:color="auto" w:fill="CCECFF"/>
          </w:tcPr>
          <w:p w14:paraId="25271C7F" w14:textId="4CA442FC" w:rsidR="0097317E" w:rsidRPr="00BC1CA7" w:rsidRDefault="00BC1CA7" w:rsidP="00442394">
            <w:pPr>
              <w:jc w:val="center"/>
              <w:rPr>
                <w:b/>
                <w:bCs/>
              </w:rPr>
            </w:pPr>
            <w:r w:rsidRPr="00BC1CA7">
              <w:rPr>
                <w:b/>
                <w:bCs/>
              </w:rPr>
              <w:t>duration</w:t>
            </w:r>
          </w:p>
        </w:tc>
        <w:tc>
          <w:tcPr>
            <w:tcW w:w="1879" w:type="dxa"/>
            <w:shd w:val="clear" w:color="auto" w:fill="CCECFF"/>
          </w:tcPr>
          <w:p w14:paraId="687D07D4" w14:textId="77777777" w:rsidR="0097317E" w:rsidRDefault="0097317E" w:rsidP="00442394">
            <w:pPr>
              <w:jc w:val="center"/>
            </w:pPr>
          </w:p>
        </w:tc>
        <w:tc>
          <w:tcPr>
            <w:tcW w:w="1880" w:type="dxa"/>
            <w:shd w:val="clear" w:color="auto" w:fill="CCECFF"/>
          </w:tcPr>
          <w:p w14:paraId="1FA24C19" w14:textId="77777777" w:rsidR="0097317E" w:rsidRDefault="0097317E" w:rsidP="00442394">
            <w:pPr>
              <w:jc w:val="center"/>
            </w:pPr>
          </w:p>
        </w:tc>
      </w:tr>
      <w:tr w:rsidR="0097317E" w14:paraId="7CA3E33A" w14:textId="77777777" w:rsidTr="00442394">
        <w:trPr>
          <w:trHeight w:val="400"/>
        </w:trPr>
        <w:tc>
          <w:tcPr>
            <w:tcW w:w="704" w:type="dxa"/>
            <w:shd w:val="clear" w:color="auto" w:fill="CCECFF"/>
          </w:tcPr>
          <w:p w14:paraId="422620DB" w14:textId="6C0A168B" w:rsidR="0097317E" w:rsidRPr="0097317E" w:rsidRDefault="0097317E" w:rsidP="00442394">
            <w:pPr>
              <w:jc w:val="center"/>
              <w:rPr>
                <w:b/>
                <w:bCs/>
              </w:rPr>
            </w:pPr>
            <w:r w:rsidRPr="0097317E">
              <w:rPr>
                <w:b/>
                <w:bCs/>
              </w:rPr>
              <w:t>I</w:t>
            </w:r>
          </w:p>
        </w:tc>
        <w:tc>
          <w:tcPr>
            <w:tcW w:w="2410" w:type="dxa"/>
          </w:tcPr>
          <w:p w14:paraId="4BC7518B" w14:textId="4E98656D" w:rsidR="0097317E" w:rsidRDefault="0097317E" w:rsidP="00442394">
            <w:pPr>
              <w:jc w:val="center"/>
            </w:pPr>
            <w:r>
              <w:t>Cooling</w:t>
            </w:r>
          </w:p>
        </w:tc>
        <w:tc>
          <w:tcPr>
            <w:tcW w:w="2523" w:type="dxa"/>
          </w:tcPr>
          <w:p w14:paraId="38900F1F" w14:textId="77777777" w:rsidR="0097317E" w:rsidRDefault="0097317E" w:rsidP="00442394">
            <w:pPr>
              <w:jc w:val="center"/>
            </w:pPr>
          </w:p>
        </w:tc>
        <w:tc>
          <w:tcPr>
            <w:tcW w:w="1879" w:type="dxa"/>
          </w:tcPr>
          <w:p w14:paraId="09A0F8FF" w14:textId="77777777" w:rsidR="0097317E" w:rsidRDefault="0097317E" w:rsidP="00442394">
            <w:pPr>
              <w:jc w:val="center"/>
            </w:pPr>
          </w:p>
        </w:tc>
        <w:tc>
          <w:tcPr>
            <w:tcW w:w="1880" w:type="dxa"/>
          </w:tcPr>
          <w:p w14:paraId="7F7D1537" w14:textId="77777777" w:rsidR="0097317E" w:rsidRDefault="0097317E" w:rsidP="00442394">
            <w:pPr>
              <w:jc w:val="center"/>
            </w:pPr>
          </w:p>
        </w:tc>
      </w:tr>
      <w:tr w:rsidR="0097317E" w14:paraId="29FCA674" w14:textId="77777777" w:rsidTr="00442394">
        <w:trPr>
          <w:trHeight w:val="420"/>
        </w:trPr>
        <w:tc>
          <w:tcPr>
            <w:tcW w:w="704" w:type="dxa"/>
            <w:shd w:val="clear" w:color="auto" w:fill="CCECFF"/>
          </w:tcPr>
          <w:p w14:paraId="365118D7" w14:textId="2AD3DD0E" w:rsidR="0097317E" w:rsidRPr="0097317E" w:rsidRDefault="0097317E" w:rsidP="00442394">
            <w:pPr>
              <w:jc w:val="center"/>
              <w:rPr>
                <w:b/>
                <w:bCs/>
              </w:rPr>
            </w:pPr>
            <w:r w:rsidRPr="0097317E">
              <w:rPr>
                <w:b/>
                <w:bCs/>
              </w:rPr>
              <w:t>II</w:t>
            </w:r>
          </w:p>
        </w:tc>
        <w:tc>
          <w:tcPr>
            <w:tcW w:w="2410" w:type="dxa"/>
          </w:tcPr>
          <w:p w14:paraId="6032B1D1" w14:textId="11814B27" w:rsidR="0097317E" w:rsidRDefault="0097317E" w:rsidP="00442394">
            <w:pPr>
              <w:jc w:val="center"/>
            </w:pPr>
            <w:r>
              <w:t>Flow adjustment</w:t>
            </w:r>
          </w:p>
        </w:tc>
        <w:tc>
          <w:tcPr>
            <w:tcW w:w="2523" w:type="dxa"/>
          </w:tcPr>
          <w:p w14:paraId="13DC843B" w14:textId="77777777" w:rsidR="0097317E" w:rsidRDefault="0097317E" w:rsidP="00442394">
            <w:pPr>
              <w:jc w:val="center"/>
            </w:pPr>
          </w:p>
        </w:tc>
        <w:tc>
          <w:tcPr>
            <w:tcW w:w="1879" w:type="dxa"/>
          </w:tcPr>
          <w:p w14:paraId="0DC99517" w14:textId="77777777" w:rsidR="0097317E" w:rsidRDefault="0097317E" w:rsidP="00442394">
            <w:pPr>
              <w:jc w:val="center"/>
            </w:pPr>
          </w:p>
        </w:tc>
        <w:tc>
          <w:tcPr>
            <w:tcW w:w="1880" w:type="dxa"/>
          </w:tcPr>
          <w:p w14:paraId="09695C0A" w14:textId="77777777" w:rsidR="0097317E" w:rsidRDefault="0097317E" w:rsidP="00442394">
            <w:pPr>
              <w:jc w:val="center"/>
            </w:pPr>
          </w:p>
        </w:tc>
      </w:tr>
      <w:tr w:rsidR="0097317E" w14:paraId="1E42E11E" w14:textId="77777777" w:rsidTr="00442394">
        <w:trPr>
          <w:trHeight w:val="412"/>
        </w:trPr>
        <w:tc>
          <w:tcPr>
            <w:tcW w:w="704" w:type="dxa"/>
            <w:shd w:val="clear" w:color="auto" w:fill="CCECFF"/>
          </w:tcPr>
          <w:p w14:paraId="5C8A7A2B" w14:textId="1D27F5E1" w:rsidR="0097317E" w:rsidRPr="0097317E" w:rsidRDefault="0097317E" w:rsidP="00442394">
            <w:pPr>
              <w:jc w:val="center"/>
              <w:rPr>
                <w:b/>
                <w:bCs/>
              </w:rPr>
            </w:pPr>
            <w:r w:rsidRPr="0097317E">
              <w:rPr>
                <w:b/>
                <w:bCs/>
              </w:rPr>
              <w:t>III</w:t>
            </w:r>
          </w:p>
        </w:tc>
        <w:tc>
          <w:tcPr>
            <w:tcW w:w="2410" w:type="dxa"/>
          </w:tcPr>
          <w:p w14:paraId="477DAF25" w14:textId="4E4E5977" w:rsidR="0097317E" w:rsidRDefault="0097317E" w:rsidP="00442394">
            <w:pPr>
              <w:jc w:val="center"/>
            </w:pPr>
            <w:r>
              <w:t>Ethane liquefaction</w:t>
            </w:r>
          </w:p>
        </w:tc>
        <w:tc>
          <w:tcPr>
            <w:tcW w:w="2523" w:type="dxa"/>
          </w:tcPr>
          <w:p w14:paraId="3BB4EB05" w14:textId="77777777" w:rsidR="0097317E" w:rsidRDefault="0097317E" w:rsidP="00442394">
            <w:pPr>
              <w:jc w:val="center"/>
            </w:pPr>
          </w:p>
        </w:tc>
        <w:tc>
          <w:tcPr>
            <w:tcW w:w="1879" w:type="dxa"/>
          </w:tcPr>
          <w:p w14:paraId="26A8EAB8" w14:textId="77777777" w:rsidR="0097317E" w:rsidRDefault="0097317E" w:rsidP="00442394">
            <w:pPr>
              <w:jc w:val="center"/>
            </w:pPr>
          </w:p>
        </w:tc>
        <w:tc>
          <w:tcPr>
            <w:tcW w:w="1880" w:type="dxa"/>
          </w:tcPr>
          <w:p w14:paraId="39416EC2" w14:textId="77777777" w:rsidR="0097317E" w:rsidRDefault="0097317E" w:rsidP="00442394">
            <w:pPr>
              <w:jc w:val="center"/>
            </w:pPr>
          </w:p>
        </w:tc>
      </w:tr>
      <w:tr w:rsidR="0097317E" w14:paraId="6705EFAF" w14:textId="77777777" w:rsidTr="00442394">
        <w:trPr>
          <w:trHeight w:val="418"/>
        </w:trPr>
        <w:tc>
          <w:tcPr>
            <w:tcW w:w="704" w:type="dxa"/>
            <w:shd w:val="clear" w:color="auto" w:fill="CCECFF"/>
          </w:tcPr>
          <w:p w14:paraId="06C3112C" w14:textId="0F8FBA96" w:rsidR="0097317E" w:rsidRPr="0097317E" w:rsidRDefault="0097317E" w:rsidP="00442394">
            <w:pPr>
              <w:jc w:val="center"/>
              <w:rPr>
                <w:b/>
                <w:bCs/>
              </w:rPr>
            </w:pPr>
            <w:r w:rsidRPr="0097317E">
              <w:rPr>
                <w:b/>
                <w:bCs/>
              </w:rPr>
              <w:t>IV</w:t>
            </w:r>
          </w:p>
        </w:tc>
        <w:tc>
          <w:tcPr>
            <w:tcW w:w="2410" w:type="dxa"/>
          </w:tcPr>
          <w:p w14:paraId="04766D3A" w14:textId="68B5703F" w:rsidR="0097317E" w:rsidRDefault="0097317E" w:rsidP="00442394">
            <w:pPr>
              <w:jc w:val="center"/>
            </w:pPr>
            <w:r>
              <w:t>Temperature setting</w:t>
            </w:r>
          </w:p>
        </w:tc>
        <w:tc>
          <w:tcPr>
            <w:tcW w:w="2523" w:type="dxa"/>
          </w:tcPr>
          <w:p w14:paraId="4E48EBF0" w14:textId="77777777" w:rsidR="0097317E" w:rsidRDefault="0097317E" w:rsidP="00442394">
            <w:pPr>
              <w:jc w:val="center"/>
            </w:pPr>
          </w:p>
        </w:tc>
        <w:tc>
          <w:tcPr>
            <w:tcW w:w="1879" w:type="dxa"/>
          </w:tcPr>
          <w:p w14:paraId="5E9033EC" w14:textId="77777777" w:rsidR="0097317E" w:rsidRDefault="0097317E" w:rsidP="00442394">
            <w:pPr>
              <w:jc w:val="center"/>
            </w:pPr>
          </w:p>
        </w:tc>
        <w:tc>
          <w:tcPr>
            <w:tcW w:w="1880" w:type="dxa"/>
          </w:tcPr>
          <w:p w14:paraId="5D24C77D" w14:textId="77777777" w:rsidR="0097317E" w:rsidRDefault="0097317E" w:rsidP="00442394">
            <w:pPr>
              <w:jc w:val="center"/>
            </w:pPr>
          </w:p>
        </w:tc>
      </w:tr>
      <w:tr w:rsidR="0097317E" w14:paraId="0D8F6E30" w14:textId="77777777" w:rsidTr="00442394">
        <w:trPr>
          <w:trHeight w:val="423"/>
        </w:trPr>
        <w:tc>
          <w:tcPr>
            <w:tcW w:w="704" w:type="dxa"/>
            <w:shd w:val="clear" w:color="auto" w:fill="CCECFF"/>
          </w:tcPr>
          <w:p w14:paraId="69C8EE47" w14:textId="17F5B8A1" w:rsidR="0097317E" w:rsidRPr="0097317E" w:rsidRDefault="0097317E" w:rsidP="00442394">
            <w:pPr>
              <w:jc w:val="center"/>
              <w:rPr>
                <w:b/>
                <w:bCs/>
              </w:rPr>
            </w:pPr>
            <w:r w:rsidRPr="0097317E">
              <w:rPr>
                <w:b/>
                <w:bCs/>
              </w:rPr>
              <w:t>V</w:t>
            </w:r>
          </w:p>
        </w:tc>
        <w:tc>
          <w:tcPr>
            <w:tcW w:w="2410" w:type="dxa"/>
          </w:tcPr>
          <w:p w14:paraId="5C6A1499" w14:textId="0BAB1D77" w:rsidR="0097317E" w:rsidRDefault="0097317E" w:rsidP="00442394">
            <w:pPr>
              <w:jc w:val="center"/>
            </w:pPr>
            <w:r>
              <w:t>Water introduction</w:t>
            </w:r>
          </w:p>
        </w:tc>
        <w:tc>
          <w:tcPr>
            <w:tcW w:w="2523" w:type="dxa"/>
          </w:tcPr>
          <w:p w14:paraId="6CA5269E" w14:textId="77777777" w:rsidR="0097317E" w:rsidRDefault="0097317E" w:rsidP="00442394">
            <w:pPr>
              <w:jc w:val="center"/>
            </w:pPr>
          </w:p>
        </w:tc>
        <w:tc>
          <w:tcPr>
            <w:tcW w:w="1879" w:type="dxa"/>
          </w:tcPr>
          <w:p w14:paraId="16C770F7" w14:textId="77777777" w:rsidR="0097317E" w:rsidRDefault="0097317E" w:rsidP="00442394">
            <w:pPr>
              <w:jc w:val="center"/>
            </w:pPr>
          </w:p>
        </w:tc>
        <w:tc>
          <w:tcPr>
            <w:tcW w:w="1880" w:type="dxa"/>
          </w:tcPr>
          <w:p w14:paraId="7C45670E" w14:textId="77777777" w:rsidR="0097317E" w:rsidRDefault="0097317E" w:rsidP="00442394">
            <w:pPr>
              <w:jc w:val="center"/>
            </w:pPr>
          </w:p>
        </w:tc>
      </w:tr>
      <w:tr w:rsidR="0097317E" w14:paraId="7B50FE26" w14:textId="77777777" w:rsidTr="00442394">
        <w:trPr>
          <w:trHeight w:val="402"/>
        </w:trPr>
        <w:tc>
          <w:tcPr>
            <w:tcW w:w="704" w:type="dxa"/>
            <w:shd w:val="clear" w:color="auto" w:fill="CCECFF"/>
          </w:tcPr>
          <w:p w14:paraId="5282E2B4" w14:textId="6F95D54E" w:rsidR="0097317E" w:rsidRPr="0097317E" w:rsidRDefault="0097317E" w:rsidP="00442394">
            <w:pPr>
              <w:jc w:val="center"/>
              <w:rPr>
                <w:b/>
                <w:bCs/>
              </w:rPr>
            </w:pPr>
            <w:r w:rsidRPr="0097317E">
              <w:rPr>
                <w:b/>
                <w:bCs/>
              </w:rPr>
              <w:t>VI</w:t>
            </w:r>
          </w:p>
        </w:tc>
        <w:tc>
          <w:tcPr>
            <w:tcW w:w="2410" w:type="dxa"/>
          </w:tcPr>
          <w:p w14:paraId="0240073C" w14:textId="1334A7D1" w:rsidR="0097317E" w:rsidRDefault="0097317E" w:rsidP="00442394">
            <w:pPr>
              <w:jc w:val="center"/>
            </w:pPr>
            <w:r>
              <w:t>Sample recovery</w:t>
            </w:r>
          </w:p>
        </w:tc>
        <w:tc>
          <w:tcPr>
            <w:tcW w:w="2523" w:type="dxa"/>
          </w:tcPr>
          <w:p w14:paraId="6D62353A" w14:textId="77777777" w:rsidR="0097317E" w:rsidRDefault="0097317E" w:rsidP="00442394">
            <w:pPr>
              <w:jc w:val="center"/>
            </w:pPr>
          </w:p>
        </w:tc>
        <w:tc>
          <w:tcPr>
            <w:tcW w:w="1879" w:type="dxa"/>
          </w:tcPr>
          <w:p w14:paraId="6BA0E742" w14:textId="77777777" w:rsidR="0097317E" w:rsidRDefault="0097317E" w:rsidP="00442394">
            <w:pPr>
              <w:jc w:val="center"/>
            </w:pPr>
          </w:p>
        </w:tc>
        <w:tc>
          <w:tcPr>
            <w:tcW w:w="1880" w:type="dxa"/>
          </w:tcPr>
          <w:p w14:paraId="16D4C331" w14:textId="77777777" w:rsidR="0097317E" w:rsidRDefault="0097317E" w:rsidP="00442394">
            <w:pPr>
              <w:jc w:val="center"/>
            </w:pPr>
          </w:p>
        </w:tc>
      </w:tr>
      <w:tr w:rsidR="0097317E" w14:paraId="7C2B09A6" w14:textId="77777777" w:rsidTr="00442394">
        <w:trPr>
          <w:trHeight w:val="422"/>
        </w:trPr>
        <w:tc>
          <w:tcPr>
            <w:tcW w:w="704" w:type="dxa"/>
            <w:shd w:val="clear" w:color="auto" w:fill="CCECFF"/>
          </w:tcPr>
          <w:p w14:paraId="6D32DF5A" w14:textId="4048F082" w:rsidR="0097317E" w:rsidRPr="0097317E" w:rsidRDefault="0097317E" w:rsidP="00442394">
            <w:pPr>
              <w:jc w:val="center"/>
              <w:rPr>
                <w:b/>
                <w:bCs/>
              </w:rPr>
            </w:pPr>
            <w:r w:rsidRPr="0097317E">
              <w:rPr>
                <w:b/>
                <w:bCs/>
              </w:rPr>
              <w:t>VII</w:t>
            </w:r>
          </w:p>
        </w:tc>
        <w:tc>
          <w:tcPr>
            <w:tcW w:w="2410" w:type="dxa"/>
          </w:tcPr>
          <w:p w14:paraId="53AF8118" w14:textId="1D5D08E9" w:rsidR="0097317E" w:rsidRDefault="0097317E" w:rsidP="00442394">
            <w:pPr>
              <w:jc w:val="center"/>
            </w:pPr>
            <w:r>
              <w:t>Warm up / close up</w:t>
            </w:r>
          </w:p>
        </w:tc>
        <w:tc>
          <w:tcPr>
            <w:tcW w:w="2523" w:type="dxa"/>
          </w:tcPr>
          <w:p w14:paraId="0EF86A3C" w14:textId="77777777" w:rsidR="0097317E" w:rsidRDefault="0097317E" w:rsidP="00442394">
            <w:pPr>
              <w:jc w:val="center"/>
            </w:pPr>
          </w:p>
        </w:tc>
        <w:tc>
          <w:tcPr>
            <w:tcW w:w="1879" w:type="dxa"/>
          </w:tcPr>
          <w:p w14:paraId="6B104494" w14:textId="77777777" w:rsidR="0097317E" w:rsidRDefault="0097317E" w:rsidP="00442394">
            <w:pPr>
              <w:jc w:val="center"/>
            </w:pPr>
          </w:p>
        </w:tc>
        <w:tc>
          <w:tcPr>
            <w:tcW w:w="1880" w:type="dxa"/>
          </w:tcPr>
          <w:p w14:paraId="6A23D83A" w14:textId="77777777" w:rsidR="0097317E" w:rsidRDefault="0097317E" w:rsidP="00442394">
            <w:pPr>
              <w:keepNext/>
              <w:jc w:val="center"/>
            </w:pPr>
          </w:p>
        </w:tc>
      </w:tr>
    </w:tbl>
    <w:p w14:paraId="0C162E0C" w14:textId="4450896A" w:rsidR="0097317E" w:rsidRDefault="00442394" w:rsidP="00442394">
      <w:pPr>
        <w:pStyle w:val="Caption"/>
      </w:pPr>
      <w:r>
        <w:t xml:space="preserve">Table </w:t>
      </w:r>
      <w:r w:rsidR="00583A12">
        <w:fldChar w:fldCharType="begin"/>
      </w:r>
      <w:r w:rsidR="00583A12">
        <w:instrText xml:space="preserve"> SEQ Table \* ARABIC </w:instrText>
      </w:r>
      <w:r w:rsidR="00583A12">
        <w:fldChar w:fldCharType="separate"/>
      </w:r>
      <w:r>
        <w:rPr>
          <w:noProof/>
        </w:rPr>
        <w:t>1</w:t>
      </w:r>
      <w:r w:rsidR="00583A12">
        <w:rPr>
          <w:noProof/>
        </w:rPr>
        <w:fldChar w:fldCharType="end"/>
      </w:r>
      <w:r>
        <w:t xml:space="preserve"> Experimental steps along the procedure</w:t>
      </w:r>
    </w:p>
    <w:p w14:paraId="44A8700E" w14:textId="0CDF95BE" w:rsidR="0097317E" w:rsidRDefault="0097317E" w:rsidP="00495EED"/>
    <w:p w14:paraId="78804687" w14:textId="77777777" w:rsidR="0097317E" w:rsidRDefault="0097317E" w:rsidP="00495EED"/>
    <w:p w14:paraId="550EA316" w14:textId="694B8D87" w:rsidR="002F44AB" w:rsidRDefault="002F44AB" w:rsidP="00495EED">
      <w:r>
        <w:t xml:space="preserve">Figure 10 represent the temperature evolution of TC 1-4 </w:t>
      </w:r>
      <w:r w:rsidR="00406BBA">
        <w:t>for</w:t>
      </w:r>
      <w:r>
        <w:t xml:space="preserve"> a typical experiment. The first phase corresponds to the cooling of the Reaction Vessel. 15 minutes are enough to cool the Reaction vessel </w:t>
      </w:r>
      <w:r w:rsidRPr="002F44AB">
        <w:rPr>
          <w:color w:val="FF0000"/>
        </w:rPr>
        <w:t>(</w:t>
      </w:r>
      <w:r>
        <w:rPr>
          <w:color w:val="FF0000"/>
        </w:rPr>
        <w:t>Abbreviation</w:t>
      </w:r>
      <w:r w:rsidRPr="002F44AB">
        <w:rPr>
          <w:color w:val="FF0000"/>
        </w:rPr>
        <w:t>)</w:t>
      </w:r>
      <w:r>
        <w:rPr>
          <w:color w:val="FF0000"/>
        </w:rPr>
        <w:t xml:space="preserve"> </w:t>
      </w:r>
      <w:r w:rsidRPr="002F44AB">
        <w:t>to its base temperature</w:t>
      </w:r>
      <w:r>
        <w:t xml:space="preserve"> (around 100K). TCA and B are not shown on this diagram for clarity, but a more precise cooling curve is shown in Figure 12. In order to match with the low power of the heater the N2 flow needs to be reduced at the minimum and that is achieved during the second phase. The third step is the ethane </w:t>
      </w:r>
      <w:r w:rsidR="005757D4">
        <w:t>liquefaction</w:t>
      </w:r>
      <w:r>
        <w:t xml:space="preserve"> who is </w:t>
      </w:r>
      <w:r w:rsidR="005757D4">
        <w:t>characterized</w:t>
      </w:r>
      <w:r>
        <w:t xml:space="preserve"> by a st</w:t>
      </w:r>
      <w:r w:rsidR="007E2109">
        <w:t>e</w:t>
      </w:r>
      <w:r>
        <w:t xml:space="preserve">ep increase in </w:t>
      </w:r>
      <w:r w:rsidR="005757D4">
        <w:t>both inner temperature TC1 and TC2</w:t>
      </w:r>
      <w:r w:rsidR="007E2109">
        <w:t xml:space="preserve">. Consequently, the temperature show a steep decrease when the thermocouple are immerged by the cryogen (TC1 first and then TC2). The phase IV correspond to the time period where the ethane is set up within the desired range prior to the water introduction (V). </w:t>
      </w:r>
      <w:r w:rsidR="00ED2F8C">
        <w:t>VI correspond to the sample recovery and VII to the boiling off the ethane and the shut down procedure.</w:t>
      </w:r>
    </w:p>
    <w:p w14:paraId="47147B93" w14:textId="77777777" w:rsidR="002F44AB" w:rsidRDefault="002F44AB" w:rsidP="00495EED"/>
    <w:p w14:paraId="08532A73" w14:textId="79DD8838" w:rsidR="00495EED" w:rsidRDefault="00DE29A3" w:rsidP="00DE29A3">
      <w:pPr>
        <w:pStyle w:val="Heading3"/>
        <w:ind w:left="720" w:firstLine="720"/>
      </w:pPr>
      <w:r>
        <w:t xml:space="preserve">5.4.3. </w:t>
      </w:r>
      <w:r w:rsidR="00495EED">
        <w:t>Water droplet production</w:t>
      </w:r>
    </w:p>
    <w:p w14:paraId="0B60C543" w14:textId="1A7C55C9" w:rsidR="00825B07" w:rsidRDefault="00825B07" w:rsidP="00825B07"/>
    <w:p w14:paraId="2EF3CD92" w14:textId="31DDDFB8" w:rsidR="00825B07" w:rsidRDefault="00825B07" w:rsidP="00825B07">
      <w:r>
        <w:t xml:space="preserve">Similar but care has been taken to control and minimize pipe length to diminish droplet condensation on the pipe walls. Also, nozzle is straight </w:t>
      </w:r>
    </w:p>
    <w:p w14:paraId="27DC5E27" w14:textId="0BBDCFAC" w:rsidR="00825B07" w:rsidRPr="00825B07" w:rsidRDefault="00825B07" w:rsidP="00825B07">
      <w:r>
        <w:t>Distance heater - nozzle end.</w:t>
      </w:r>
      <w:r w:rsidR="007E2109">
        <w:t xml:space="preserve"> </w:t>
      </w:r>
    </w:p>
    <w:p w14:paraId="7A58F329" w14:textId="41755A7D" w:rsidR="00E362F2" w:rsidRDefault="00E362F2" w:rsidP="00E362F2"/>
    <w:p w14:paraId="4E1D4B25" w14:textId="77777777" w:rsidR="00E362F2" w:rsidRPr="00E362F2" w:rsidRDefault="00E362F2" w:rsidP="00E362F2"/>
    <w:p w14:paraId="6A605E91" w14:textId="30F58083" w:rsidR="00E362F2" w:rsidRDefault="00DE29A3" w:rsidP="00DE29A3">
      <w:pPr>
        <w:pStyle w:val="Heading3"/>
        <w:ind w:left="720" w:firstLine="720"/>
      </w:pPr>
      <w:r>
        <w:t xml:space="preserve">5.4.4. </w:t>
      </w:r>
      <w:r w:rsidR="001945DB">
        <w:t>Sample recovery method</w:t>
      </w:r>
    </w:p>
    <w:p w14:paraId="057C05C1" w14:textId="01F5632E" w:rsidR="00825B07" w:rsidRDefault="00825B07" w:rsidP="00825B07"/>
    <w:p w14:paraId="0F79BAF5" w14:textId="1172C349" w:rsidR="00DA2088" w:rsidRDefault="00DA2088" w:rsidP="00DA2088">
      <w:r>
        <w:t xml:space="preserve">Because the sample is recovered from the bottom of the reaction vessel an empty space area has been designed below the reaction vessel (roughly 10*10*10 cm), allowing different sample recovery setup to be put in place. 2 method have so far been developed. One that allow filling in 1 ml cryo-vials with ice </w:t>
      </w:r>
      <w:r>
        <w:lastRenderedPageBreak/>
        <w:t xml:space="preserve">sample embedded into the cryogen to be stored in a cryoshipping Dewar </w:t>
      </w:r>
      <w:r w:rsidRPr="00DA2088">
        <w:rPr>
          <w:color w:val="FF0000"/>
        </w:rPr>
        <w:t>(reference)</w:t>
      </w:r>
      <w:r>
        <w:rPr>
          <w:color w:val="FF0000"/>
        </w:rPr>
        <w:t xml:space="preserve">. </w:t>
      </w:r>
      <w:r>
        <w:rPr>
          <w:color w:val="000000" w:themeColor="text1"/>
        </w:rPr>
        <w:t xml:space="preserve">The other method has been developed jointly with ISIS Neutron and muon source in order to fill a Vanadium square cell, necessary to perform Neutron scattering experiment. </w:t>
      </w:r>
      <w:r w:rsidRPr="00DA2088">
        <w:rPr>
          <w:color w:val="FF0000"/>
        </w:rPr>
        <w:t xml:space="preserve"> </w:t>
      </w:r>
    </w:p>
    <w:p w14:paraId="6BE3275B" w14:textId="0469C546" w:rsidR="00825B07" w:rsidRDefault="00825B07" w:rsidP="00825B07"/>
    <w:p w14:paraId="68C1C19B" w14:textId="554FE4A6" w:rsidR="00825B07" w:rsidRDefault="00102262" w:rsidP="00DE29A3">
      <w:pPr>
        <w:pStyle w:val="Heading4"/>
        <w:numPr>
          <w:ilvl w:val="0"/>
          <w:numId w:val="13"/>
        </w:numPr>
      </w:pPr>
      <w:r>
        <w:t>Sample storage</w:t>
      </w:r>
    </w:p>
    <w:p w14:paraId="254C609D" w14:textId="7E232C6A" w:rsidR="006F4FDF" w:rsidRDefault="006F4FDF" w:rsidP="006F4FDF"/>
    <w:p w14:paraId="266BE65B" w14:textId="2CA393B7" w:rsidR="006F4FDF" w:rsidRDefault="00DA2088" w:rsidP="006F4FDF">
      <w:r>
        <w:t xml:space="preserve">(Picture of sample holder with vials). </w:t>
      </w:r>
    </w:p>
    <w:p w14:paraId="1A66969E" w14:textId="2C0A5F2B" w:rsidR="00DA2088" w:rsidRPr="006F4FDF" w:rsidRDefault="00DA2088" w:rsidP="006F4FDF">
      <w:r>
        <w:t xml:space="preserve">A </w:t>
      </w:r>
      <w:r w:rsidR="00E94662">
        <w:t xml:space="preserve">metallic sample holder designed to hold the vials is inserted into a polystyrene box. Liquid Nitrogen is filtered and introduced through funnel (8 in Figure 5) into the polystyrene box. </w:t>
      </w:r>
    </w:p>
    <w:p w14:paraId="21B5A378" w14:textId="504D02B1" w:rsidR="00102262" w:rsidRDefault="00102262" w:rsidP="00102262"/>
    <w:p w14:paraId="356D20CF" w14:textId="6184969E" w:rsidR="00102262" w:rsidRDefault="00102262" w:rsidP="00DE29A3">
      <w:pPr>
        <w:pStyle w:val="Heading4"/>
        <w:numPr>
          <w:ilvl w:val="0"/>
          <w:numId w:val="13"/>
        </w:numPr>
      </w:pPr>
      <w:r>
        <w:t>ISIS cell filling</w:t>
      </w:r>
    </w:p>
    <w:p w14:paraId="69CCBE95" w14:textId="77777777" w:rsidR="00E94662" w:rsidRPr="00E94662" w:rsidRDefault="00E94662" w:rsidP="00E94662"/>
    <w:p w14:paraId="675746E8" w14:textId="5896422A" w:rsidR="00E94662" w:rsidRDefault="00E94662" w:rsidP="00E94662">
      <w:r>
        <w:t>(diagram + picture of the setup)</w:t>
      </w:r>
    </w:p>
    <w:p w14:paraId="1775204C" w14:textId="2375E607" w:rsidR="00E94662" w:rsidRPr="00E94662" w:rsidRDefault="00E94662" w:rsidP="00E94662">
      <w:r>
        <w:t xml:space="preserve">Vanadium foil + 1 or 2 mm spacer – </w:t>
      </w:r>
    </w:p>
    <w:p w14:paraId="462DE9B4" w14:textId="7F4DBFA3" w:rsidR="00825B07" w:rsidRDefault="00E94662" w:rsidP="00825B07">
      <w:r>
        <w:t>Copper block – long time to cool – Heat sink</w:t>
      </w:r>
    </w:p>
    <w:p w14:paraId="5DF02BC9" w14:textId="7997B7E7" w:rsidR="00E94662" w:rsidRDefault="00E94662" w:rsidP="00825B07">
      <w:r>
        <w:t xml:space="preserve">Funnel made of spacer hold together by Aluminum tape. </w:t>
      </w:r>
    </w:p>
    <w:p w14:paraId="4C77209D" w14:textId="5E3E2E61" w:rsidR="00E94662" w:rsidRDefault="00E94662" w:rsidP="00825B07">
      <w:r>
        <w:t xml:space="preserve">Ethane drained through lose junction between cell and funnel. </w:t>
      </w:r>
    </w:p>
    <w:p w14:paraId="1286219F" w14:textId="2F8CDD8D" w:rsidR="00E94662" w:rsidRDefault="00E94662" w:rsidP="00825B07">
      <w:r>
        <w:t>Bucket to recover the remaining ethane.</w:t>
      </w:r>
    </w:p>
    <w:p w14:paraId="374C687A" w14:textId="6E02E445" w:rsidR="00825B07" w:rsidRDefault="00825B07" w:rsidP="00825B07">
      <w:pPr>
        <w:pStyle w:val="Heading3"/>
      </w:pPr>
    </w:p>
    <w:p w14:paraId="63A9D791" w14:textId="77777777" w:rsidR="00825B07" w:rsidRPr="00825B07" w:rsidRDefault="00825B07" w:rsidP="00825B07"/>
    <w:p w14:paraId="68F6E63F" w14:textId="77777777" w:rsidR="00E362F2" w:rsidRDefault="00E362F2" w:rsidP="00E362F2"/>
    <w:p w14:paraId="649BF8FB" w14:textId="77777777" w:rsidR="00E362F2" w:rsidRDefault="00E362F2" w:rsidP="00E362F2"/>
    <w:p w14:paraId="7909BB9A" w14:textId="509C6F05" w:rsidR="00E362F2" w:rsidRDefault="00DE29A3" w:rsidP="00DE29A3">
      <w:pPr>
        <w:pStyle w:val="Heading2"/>
        <w:ind w:firstLine="720"/>
      </w:pPr>
      <w:r>
        <w:t xml:space="preserve">5.5. </w:t>
      </w:r>
      <w:r w:rsidR="00E362F2">
        <w:t xml:space="preserve">The cooking recipe to produce HGW </w:t>
      </w:r>
      <w:r w:rsidR="00E362F2">
        <w:rPr>
          <w:rFonts w:cstheme="majorHAnsi"/>
        </w:rPr>
        <w:t>µ</w:t>
      </w:r>
      <w:r w:rsidR="00E362F2">
        <w:t>m ice particles</w:t>
      </w:r>
    </w:p>
    <w:p w14:paraId="2A0934D6" w14:textId="3E3CC22B" w:rsidR="0007275B" w:rsidRDefault="0007275B" w:rsidP="0007275B"/>
    <w:p w14:paraId="397B04C5" w14:textId="00A152D1" w:rsidR="000D5E23" w:rsidRDefault="00DE29A3" w:rsidP="00DE29A3">
      <w:pPr>
        <w:pStyle w:val="Heading3"/>
        <w:ind w:left="720" w:firstLine="720"/>
      </w:pPr>
      <w:r>
        <w:t xml:space="preserve">5.5.1. </w:t>
      </w:r>
      <w:r w:rsidR="0007275B">
        <w:t xml:space="preserve">Warm-up and Glove Box purging </w:t>
      </w:r>
    </w:p>
    <w:p w14:paraId="0950384C" w14:textId="658C7766" w:rsidR="00295A4A" w:rsidRDefault="00295A4A" w:rsidP="00295A4A"/>
    <w:p w14:paraId="58CD824F" w14:textId="5011E9EB" w:rsidR="00295A4A" w:rsidRDefault="00295A4A" w:rsidP="00295A4A">
      <w:r>
        <w:t xml:space="preserve">All material putted in the glove box </w:t>
      </w:r>
      <w:r>
        <w:sym w:font="Wingdings" w:char="F0E0"/>
      </w:r>
      <w:r>
        <w:t xml:space="preserve"> nice and clean working space</w:t>
      </w:r>
    </w:p>
    <w:p w14:paraId="110BB4D0" w14:textId="1E3B3347" w:rsidR="00295A4A" w:rsidRDefault="00295A4A" w:rsidP="00295A4A">
      <w:r>
        <w:t>Check integrity of system, thermocouple attachment …</w:t>
      </w:r>
    </w:p>
    <w:p w14:paraId="602ADFEA" w14:textId="343468D0" w:rsidR="00295A4A" w:rsidRDefault="00295A4A" w:rsidP="00295A4A">
      <w:r>
        <w:t>Back panel of glove box screwed in place</w:t>
      </w:r>
    </w:p>
    <w:p w14:paraId="471C4D3B" w14:textId="75FEBD8F" w:rsidR="00295A4A" w:rsidRDefault="00295A4A" w:rsidP="00295A4A">
      <w:r>
        <w:t xml:space="preserve">Nitrogen purge 1h, stopped when the Oxygen level reach a plateau (1%). No explosive atmosphere and </w:t>
      </w:r>
      <w:r w:rsidR="001C2249">
        <w:t>most of residual</w:t>
      </w:r>
      <w:r>
        <w:t xml:space="preserve"> water removed from the glove box </w:t>
      </w:r>
      <w:r>
        <w:sym w:font="Wingdings" w:char="F0E0"/>
      </w:r>
      <w:r>
        <w:t xml:space="preserve"> use of dessicant, calcium carbonate, not that </w:t>
      </w:r>
      <w:r>
        <w:lastRenderedPageBreak/>
        <w:t xml:space="preserve">efficient … </w:t>
      </w:r>
      <w:r w:rsidR="001C2249">
        <w:t xml:space="preserve">but tackled by having “cold spot” away from the reaction vessel </w:t>
      </w:r>
      <w:r w:rsidR="001C2249">
        <w:sym w:font="Wingdings" w:char="F0E0"/>
      </w:r>
      <w:r w:rsidR="001C2249">
        <w:t xml:space="preserve"> cold trap</w:t>
      </w:r>
      <w:r w:rsidR="007E2109">
        <w:t>. Capture some of the water molecules but frost remain a big issue.</w:t>
      </w:r>
    </w:p>
    <w:p w14:paraId="59A5C250" w14:textId="77777777" w:rsidR="00295A4A" w:rsidRPr="00295A4A" w:rsidRDefault="00295A4A" w:rsidP="00295A4A"/>
    <w:p w14:paraId="613A71C8" w14:textId="77777777" w:rsidR="000D5E23" w:rsidRPr="000D5E23" w:rsidRDefault="000D5E23" w:rsidP="000D5E23"/>
    <w:p w14:paraId="4FEF1FA8" w14:textId="77777777" w:rsidR="000D5E23" w:rsidRDefault="000D5E23" w:rsidP="000D5E23">
      <w:pPr>
        <w:keepNext/>
        <w:jc w:val="center"/>
      </w:pPr>
      <w:r>
        <w:rPr>
          <w:noProof/>
        </w:rPr>
        <w:drawing>
          <wp:inline distT="0" distB="0" distL="0" distR="0" wp14:anchorId="5D2E4004" wp14:editId="01152273">
            <wp:extent cx="5055752" cy="353140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B-flush-run1.png"/>
                    <pic:cNvPicPr/>
                  </pic:nvPicPr>
                  <pic:blipFill>
                    <a:blip r:embed="rId24">
                      <a:extLst>
                        <a:ext uri="{28A0092B-C50C-407E-A947-70E740481C1C}">
                          <a14:useLocalDpi xmlns:a14="http://schemas.microsoft.com/office/drawing/2010/main" val="0"/>
                        </a:ext>
                      </a:extLst>
                    </a:blip>
                    <a:stretch>
                      <a:fillRect/>
                    </a:stretch>
                  </pic:blipFill>
                  <pic:spPr>
                    <a:xfrm>
                      <a:off x="0" y="0"/>
                      <a:ext cx="5055752" cy="3531405"/>
                    </a:xfrm>
                    <a:prstGeom prst="rect">
                      <a:avLst/>
                    </a:prstGeom>
                  </pic:spPr>
                </pic:pic>
              </a:graphicData>
            </a:graphic>
          </wp:inline>
        </w:drawing>
      </w:r>
    </w:p>
    <w:p w14:paraId="009C7369" w14:textId="10031BFB" w:rsidR="000D5E23" w:rsidRDefault="000D5E23" w:rsidP="000D5E23">
      <w:pPr>
        <w:pStyle w:val="Caption"/>
        <w:jc w:val="center"/>
      </w:pPr>
      <w:r>
        <w:t xml:space="preserve">Figure </w:t>
      </w:r>
      <w:r w:rsidR="00583A12">
        <w:fldChar w:fldCharType="begin"/>
      </w:r>
      <w:r w:rsidR="00583A12">
        <w:instrText xml:space="preserve"> SEQ Figure \* ARABIC </w:instrText>
      </w:r>
      <w:r w:rsidR="00583A12">
        <w:fldChar w:fldCharType="separate"/>
      </w:r>
      <w:r w:rsidR="001D3C54">
        <w:rPr>
          <w:noProof/>
        </w:rPr>
        <w:t>13</w:t>
      </w:r>
      <w:r w:rsidR="00583A12">
        <w:rPr>
          <w:noProof/>
        </w:rPr>
        <w:fldChar w:fldCharType="end"/>
      </w:r>
      <w:r>
        <w:t>: O2 percentage vs time with Nitrogen flow 0.2 bar</w:t>
      </w:r>
    </w:p>
    <w:p w14:paraId="41BE14E5" w14:textId="77777777" w:rsidR="00295A4A" w:rsidRPr="00295A4A" w:rsidRDefault="00295A4A" w:rsidP="00295A4A"/>
    <w:p w14:paraId="346CE299" w14:textId="25F6C3A1" w:rsidR="0007275B" w:rsidRDefault="00DE29A3" w:rsidP="00DE29A3">
      <w:pPr>
        <w:pStyle w:val="Heading3"/>
        <w:ind w:left="720" w:firstLine="720"/>
      </w:pPr>
      <w:r>
        <w:t xml:space="preserve">5.5.2. </w:t>
      </w:r>
      <w:r w:rsidR="0007275B">
        <w:t xml:space="preserve">Reaction vessel cooling </w:t>
      </w:r>
    </w:p>
    <w:p w14:paraId="64C19723" w14:textId="66F29A53" w:rsidR="0077714C" w:rsidRDefault="0077714C" w:rsidP="0077714C"/>
    <w:p w14:paraId="62E7A558" w14:textId="4FF874B4" w:rsidR="00ED2F8C" w:rsidRDefault="00295A4A" w:rsidP="00ED2F8C">
      <w:r>
        <w:t>2 temperature recording software (Labview and Picolog) are started (t = 0) and the valve on the Pressurized Deware is open</w:t>
      </w:r>
      <w:r w:rsidR="00ED2F8C">
        <w:t xml:space="preserve"> (2C)</w:t>
      </w:r>
      <w:r w:rsidR="00D852CB">
        <w:t xml:space="preserve"> </w:t>
      </w:r>
      <w:r>
        <w:t>1 minute later</w:t>
      </w:r>
      <w:r w:rsidR="00D852CB">
        <w:t>.</w:t>
      </w:r>
      <w:r w:rsidR="00ED2F8C">
        <w:t xml:space="preserve"> </w:t>
      </w:r>
    </w:p>
    <w:p w14:paraId="10352C0D" w14:textId="77777777" w:rsidR="00ED2F8C" w:rsidRDefault="00ED2F8C" w:rsidP="0077714C"/>
    <w:p w14:paraId="36227DCB" w14:textId="77777777" w:rsidR="006F3F8B" w:rsidRDefault="006F3F8B" w:rsidP="006F3F8B">
      <w:pPr>
        <w:keepNext/>
      </w:pPr>
      <w:r>
        <w:rPr>
          <w:noProof/>
        </w:rPr>
        <w:lastRenderedPageBreak/>
        <w:drawing>
          <wp:inline distT="0" distB="0" distL="0" distR="0" wp14:anchorId="60586967" wp14:editId="2A6E08C5">
            <wp:extent cx="5972810" cy="4497070"/>
            <wp:effectExtent l="0" t="0" r="889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eB.png"/>
                    <pic:cNvPicPr/>
                  </pic:nvPicPr>
                  <pic:blipFill>
                    <a:blip r:embed="rId25">
                      <a:extLst>
                        <a:ext uri="{28A0092B-C50C-407E-A947-70E740481C1C}">
                          <a14:useLocalDpi xmlns:a14="http://schemas.microsoft.com/office/drawing/2010/main" val="0"/>
                        </a:ext>
                      </a:extLst>
                    </a:blip>
                    <a:stretch>
                      <a:fillRect/>
                    </a:stretch>
                  </pic:blipFill>
                  <pic:spPr>
                    <a:xfrm>
                      <a:off x="0" y="0"/>
                      <a:ext cx="5972810" cy="4497070"/>
                    </a:xfrm>
                    <a:prstGeom prst="rect">
                      <a:avLst/>
                    </a:prstGeom>
                  </pic:spPr>
                </pic:pic>
              </a:graphicData>
            </a:graphic>
          </wp:inline>
        </w:drawing>
      </w:r>
    </w:p>
    <w:p w14:paraId="798CC111" w14:textId="68EE3B27" w:rsidR="00B9283A" w:rsidRDefault="006F3F8B" w:rsidP="006F3F8B">
      <w:pPr>
        <w:pStyle w:val="Caption"/>
      </w:pPr>
      <w:r>
        <w:t xml:space="preserve">Figure </w:t>
      </w:r>
      <w:r w:rsidR="00583A12">
        <w:fldChar w:fldCharType="begin"/>
      </w:r>
      <w:r w:rsidR="00583A12">
        <w:instrText xml:space="preserve"> SEQ Figure \* ARABIC </w:instrText>
      </w:r>
      <w:r w:rsidR="00583A12">
        <w:fldChar w:fldCharType="separate"/>
      </w:r>
      <w:r w:rsidR="001D3C54">
        <w:rPr>
          <w:noProof/>
        </w:rPr>
        <w:t>14</w:t>
      </w:r>
      <w:r w:rsidR="00583A12">
        <w:rPr>
          <w:noProof/>
        </w:rPr>
        <w:fldChar w:fldCharType="end"/>
      </w:r>
      <w:r>
        <w:t xml:space="preserve"> Typical cooling curve</w:t>
      </w:r>
    </w:p>
    <w:p w14:paraId="5BB176BE" w14:textId="77777777" w:rsidR="00B9283A" w:rsidRDefault="00B9283A" w:rsidP="0077714C"/>
    <w:p w14:paraId="0ACC411A" w14:textId="77777777" w:rsidR="00ED2F8C" w:rsidRDefault="00ED2F8C" w:rsidP="00ED2F8C">
      <w:r>
        <w:t xml:space="preserve">As described earlier the valve opening is key to control Nitrogen flow through the pipe. </w:t>
      </w:r>
    </w:p>
    <w:p w14:paraId="256E25EB" w14:textId="0915FC9D" w:rsidR="00ED2F8C" w:rsidRDefault="00ED2F8C" w:rsidP="00ED2F8C">
      <w:r>
        <w:t xml:space="preserve">Various experiment with different valve opening percentage have been performed and show that the maximum cooling is achieved at 2C (cf Figure 14 b) and that a further opening doesn’t improve the cooling efficiency.  </w:t>
      </w:r>
    </w:p>
    <w:p w14:paraId="169E0933" w14:textId="31899C44" w:rsidR="00B47F67" w:rsidRPr="00B47F67" w:rsidRDefault="00B47F67" w:rsidP="0027324B">
      <w:pPr>
        <w:keepNext/>
      </w:pPr>
    </w:p>
    <w:p w14:paraId="64A16572" w14:textId="77777777" w:rsidR="0077714C" w:rsidRDefault="0077714C" w:rsidP="00495EED"/>
    <w:p w14:paraId="700B7AB7" w14:textId="77777777" w:rsidR="00ED2F8C" w:rsidRPr="00ED2F8C" w:rsidRDefault="00ED2F8C" w:rsidP="00ED2F8C">
      <w:pPr>
        <w:rPr>
          <w:color w:val="FF0000"/>
        </w:rPr>
      </w:pPr>
      <w:r w:rsidRPr="00ED2F8C">
        <w:rPr>
          <w:color w:val="FF0000"/>
        </w:rPr>
        <w:t>Cooling curve comparison (could have been good to have a comparison of each TC with increasing valve opening but data unexploitable …)</w:t>
      </w:r>
    </w:p>
    <w:p w14:paraId="3A0B3EFD" w14:textId="382DF4AB" w:rsidR="00495EED" w:rsidRDefault="00495EED" w:rsidP="00495EED"/>
    <w:p w14:paraId="0B4ECDC2" w14:textId="1B9CC68A" w:rsidR="0080318D" w:rsidRDefault="00B17766" w:rsidP="0080318D">
      <w:pPr>
        <w:keepNext/>
      </w:pPr>
      <w:r>
        <w:rPr>
          <w:noProof/>
        </w:rPr>
        <w:lastRenderedPageBreak/>
        <w:drawing>
          <wp:inline distT="0" distB="0" distL="0" distR="0" wp14:anchorId="687963D6" wp14:editId="198936B0">
            <wp:extent cx="5972810" cy="3359785"/>
            <wp:effectExtent l="0" t="0" r="8890" b="0"/>
            <wp:docPr id="13" name="Image 13" descr="Une image contenant texte,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e9.jpg"/>
                    <pic:cNvPicPr/>
                  </pic:nvPicPr>
                  <pic:blipFill>
                    <a:blip r:embed="rId26">
                      <a:extLst>
                        <a:ext uri="{28A0092B-C50C-407E-A947-70E740481C1C}">
                          <a14:useLocalDpi xmlns:a14="http://schemas.microsoft.com/office/drawing/2010/main" val="0"/>
                        </a:ext>
                      </a:extLst>
                    </a:blip>
                    <a:stretch>
                      <a:fillRect/>
                    </a:stretch>
                  </pic:blipFill>
                  <pic:spPr>
                    <a:xfrm>
                      <a:off x="0" y="0"/>
                      <a:ext cx="5972810" cy="3359785"/>
                    </a:xfrm>
                    <a:prstGeom prst="rect">
                      <a:avLst/>
                    </a:prstGeom>
                  </pic:spPr>
                </pic:pic>
              </a:graphicData>
            </a:graphic>
          </wp:inline>
        </w:drawing>
      </w:r>
    </w:p>
    <w:p w14:paraId="58FF8527" w14:textId="4B1640F4" w:rsidR="00DA0320" w:rsidRDefault="0080318D" w:rsidP="0080318D">
      <w:pPr>
        <w:pStyle w:val="Caption"/>
      </w:pPr>
      <w:r>
        <w:t xml:space="preserve">Figure </w:t>
      </w:r>
      <w:r w:rsidR="00583A12">
        <w:fldChar w:fldCharType="begin"/>
      </w:r>
      <w:r w:rsidR="00583A12">
        <w:instrText xml:space="preserve"> SEQ Figure \* ARABIC </w:instrText>
      </w:r>
      <w:r w:rsidR="00583A12">
        <w:fldChar w:fldCharType="separate"/>
      </w:r>
      <w:r w:rsidR="001D3C54">
        <w:rPr>
          <w:noProof/>
        </w:rPr>
        <w:t>15</w:t>
      </w:r>
      <w:r w:rsidR="00583A12">
        <w:rPr>
          <w:noProof/>
        </w:rPr>
        <w:fldChar w:fldCharType="end"/>
      </w:r>
      <w:r>
        <w:t xml:space="preserve"> Flow adjustment period</w:t>
      </w:r>
    </w:p>
    <w:p w14:paraId="23DF4D00" w14:textId="54C4BEFA" w:rsidR="0080318D" w:rsidRDefault="0080318D" w:rsidP="0080318D"/>
    <w:p w14:paraId="1ADF5F0E" w14:textId="072776B4" w:rsidR="00ED2F8C" w:rsidRDefault="00ED2F8C" w:rsidP="0080318D">
      <w:r>
        <w:t xml:space="preserve">After Reaction vessel has reached base temperature </w:t>
      </w:r>
      <w:r w:rsidR="00312CDA">
        <w:t>The Nitrogen</w:t>
      </w:r>
    </w:p>
    <w:p w14:paraId="729B8EDE" w14:textId="64ACB8BF" w:rsidR="00ED2F8C" w:rsidRDefault="00ED2F8C" w:rsidP="00ED2F8C">
      <w:r>
        <w:t>Deep care needs to be taken to control and adjust this parameter all along the experimental procedure as it can randomly vary. A liquid Nitrogen flow set up too high won’t allow the Heater to work properly.</w:t>
      </w:r>
    </w:p>
    <w:p w14:paraId="6EA2B235" w14:textId="77777777" w:rsidR="00ED2F8C" w:rsidRDefault="00ED2F8C" w:rsidP="0080318D"/>
    <w:p w14:paraId="4E8E070C" w14:textId="77777777" w:rsidR="0080318D" w:rsidRPr="0080318D" w:rsidRDefault="0080318D" w:rsidP="0080318D"/>
    <w:p w14:paraId="27FAD2DB" w14:textId="3C3B9719" w:rsidR="00495EED" w:rsidRDefault="00DE29A3" w:rsidP="00DE29A3">
      <w:pPr>
        <w:pStyle w:val="Heading3"/>
        <w:ind w:left="720" w:firstLine="720"/>
      </w:pPr>
      <w:r>
        <w:t xml:space="preserve">5.5.3. </w:t>
      </w:r>
      <w:r w:rsidR="00495EED">
        <w:t>Ethane liquefaction</w:t>
      </w:r>
    </w:p>
    <w:p w14:paraId="477CC7AA" w14:textId="19049529" w:rsidR="0048541B" w:rsidRDefault="0048541B" w:rsidP="00495EED"/>
    <w:p w14:paraId="7079C9A3" w14:textId="45B8BAB2" w:rsidR="004E2822" w:rsidRDefault="0048541B" w:rsidP="00495EED">
      <w:r>
        <w:t xml:space="preserve">Once the Liquid Nitrogen flow has been adjusted correctly (as low as possible), gaseous ethane can be introduced. The ethane pipe inside the glove box (downstream to valve?) must be placed inside the Reaction vessel (cf. Figure 15) whose height can be adjusted to allow an immersion of the pipe around 2 to 3 cm inside the Reaction Vessel. Ethane flow is started by opening first the valve ? on the ethane </w:t>
      </w:r>
      <w:r w:rsidR="00F66FEC">
        <w:t>cylinder and valve ? located on the glove box. This will result in the apparition of a fog (</w:t>
      </w:r>
      <w:r w:rsidR="00F66FEC" w:rsidRPr="00F66FEC">
        <w:rPr>
          <w:color w:val="FF0000"/>
        </w:rPr>
        <w:t>micro particles of solid ethane?)</w:t>
      </w:r>
      <w:r w:rsidRPr="00F66FEC">
        <w:rPr>
          <w:color w:val="FF0000"/>
        </w:rPr>
        <w:t xml:space="preserve"> </w:t>
      </w:r>
      <w:r w:rsidR="00F66FEC">
        <w:t>shown in figure 15 a) and b). Ethane flow is monitored by a digital pressure gage located downstream the regulator attached to the ethane gas cylinders. A pressure too important will result in a turbulent fog (Figure 15 a)) resulting in a loss of material. Consequently, to improve the liquefaction efficiency, the ethane flow is progressively reduced</w:t>
      </w:r>
      <w:r w:rsidR="004E2822">
        <w:t xml:space="preserve"> to obtain a steady introduction (Figure 15b))</w:t>
      </w:r>
      <w:r w:rsidR="004D51BF">
        <w:t>. It is usually obtained for a pressure around 80 mbar.</w:t>
      </w:r>
    </w:p>
    <w:p w14:paraId="6A0798E2" w14:textId="77777777" w:rsidR="004E2822" w:rsidRDefault="004E2822" w:rsidP="00495EED">
      <w:pPr>
        <w:rPr>
          <w:color w:val="FF0000"/>
        </w:rPr>
      </w:pPr>
      <w:r>
        <w:lastRenderedPageBreak/>
        <w:t>This phase is marked by a steep increase in TC1 and 2 temperature, due to the introduction of a hot gas within the reaction vessel. The first 10 minutes of introduction required a lot of attention, time for the system to reach an equilibrium</w:t>
      </w:r>
      <w:r w:rsidRPr="004E2822">
        <w:rPr>
          <w:color w:val="FF0000"/>
        </w:rPr>
        <w:t xml:space="preserve"> (explain more)</w:t>
      </w:r>
      <w:r>
        <w:rPr>
          <w:color w:val="FF0000"/>
        </w:rPr>
        <w:t xml:space="preserve">. </w:t>
      </w:r>
    </w:p>
    <w:p w14:paraId="2BAF0F97" w14:textId="77777777" w:rsidR="003678C5" w:rsidRDefault="003678C5" w:rsidP="003678C5">
      <w:pPr>
        <w:keepNext/>
      </w:pPr>
      <w:r>
        <w:rPr>
          <w:noProof/>
        </w:rPr>
        <w:drawing>
          <wp:inline distT="0" distB="0" distL="0" distR="0" wp14:anchorId="26FBCCC4" wp14:editId="128F8408">
            <wp:extent cx="5972810" cy="3359785"/>
            <wp:effectExtent l="0" t="0" r="8890" b="0"/>
            <wp:docPr id="15" name="Image 15" descr="Une image contenant tasse, café, photo, alimen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e10.jpg"/>
                    <pic:cNvPicPr/>
                  </pic:nvPicPr>
                  <pic:blipFill>
                    <a:blip r:embed="rId27">
                      <a:extLst>
                        <a:ext uri="{28A0092B-C50C-407E-A947-70E740481C1C}">
                          <a14:useLocalDpi xmlns:a14="http://schemas.microsoft.com/office/drawing/2010/main" val="0"/>
                        </a:ext>
                      </a:extLst>
                    </a:blip>
                    <a:stretch>
                      <a:fillRect/>
                    </a:stretch>
                  </pic:blipFill>
                  <pic:spPr>
                    <a:xfrm>
                      <a:off x="0" y="0"/>
                      <a:ext cx="5972810" cy="3359785"/>
                    </a:xfrm>
                    <a:prstGeom prst="rect">
                      <a:avLst/>
                    </a:prstGeom>
                  </pic:spPr>
                </pic:pic>
              </a:graphicData>
            </a:graphic>
          </wp:inline>
        </w:drawing>
      </w:r>
    </w:p>
    <w:p w14:paraId="7B73BE06" w14:textId="73185B0B" w:rsidR="0080318D" w:rsidRDefault="003678C5" w:rsidP="003678C5">
      <w:pPr>
        <w:pStyle w:val="Caption"/>
      </w:pPr>
      <w:r>
        <w:t xml:space="preserve">Figure </w:t>
      </w:r>
      <w:r w:rsidR="00583A12">
        <w:fldChar w:fldCharType="begin"/>
      </w:r>
      <w:r w:rsidR="00583A12">
        <w:instrText xml:space="preserve"> SEQ Figure \* ARABIC </w:instrText>
      </w:r>
      <w:r w:rsidR="00583A12">
        <w:fldChar w:fldCharType="separate"/>
      </w:r>
      <w:r w:rsidR="001D3C54">
        <w:rPr>
          <w:noProof/>
        </w:rPr>
        <w:t>16</w:t>
      </w:r>
      <w:r w:rsidR="00583A12">
        <w:rPr>
          <w:noProof/>
        </w:rPr>
        <w:fldChar w:fldCharType="end"/>
      </w:r>
      <w:r>
        <w:t xml:space="preserve"> Ethane liquefaction</w:t>
      </w:r>
    </w:p>
    <w:p w14:paraId="2237FCB7" w14:textId="07DCAD0E" w:rsidR="002F0FD4" w:rsidRDefault="002F0FD4" w:rsidP="002F0FD4"/>
    <w:p w14:paraId="4BECE0D0" w14:textId="77777777" w:rsidR="004D51BF" w:rsidRDefault="004D51BF" w:rsidP="004D51BF">
      <w:r>
        <w:t xml:space="preserve">With optimal conditions </w:t>
      </w:r>
      <w:r w:rsidRPr="004D51BF">
        <w:rPr>
          <w:color w:val="FF0000"/>
        </w:rPr>
        <w:t>(look for data)</w:t>
      </w:r>
      <w:r>
        <w:rPr>
          <w:color w:val="FF0000"/>
        </w:rPr>
        <w:t xml:space="preserve">, </w:t>
      </w:r>
      <w:r>
        <w:t>high temperature / high ethane flow, gaseous ethane is directly converted into a liquid and the fog disappear (Figure 15 c)). This allow a direct monitoring of the speed of the liquefaction process. Otherwise we can rely on the Thermocouple data to monitor it. An important decrease in TC1 and TC2 temperature arise when they are submerged by the liquid.</w:t>
      </w:r>
    </w:p>
    <w:p w14:paraId="0C6567A1" w14:textId="77777777" w:rsidR="004D51BF" w:rsidRDefault="004D51BF" w:rsidP="004D51BF">
      <w:pPr>
        <w:pStyle w:val="ListParagraph"/>
        <w:numPr>
          <w:ilvl w:val="0"/>
          <w:numId w:val="11"/>
        </w:numPr>
      </w:pPr>
      <w:r>
        <w:t xml:space="preserve">Calculation Volume of liquid per time </w:t>
      </w:r>
      <w:r>
        <w:sym w:font="Wingdings" w:char="F0E0"/>
      </w:r>
      <w:r>
        <w:t xml:space="preserve"> liquefaction speed (comparison …) </w:t>
      </w:r>
      <w:r w:rsidRPr="004D51BF">
        <w:t xml:space="preserve"> </w:t>
      </w:r>
    </w:p>
    <w:p w14:paraId="551F2BE1" w14:textId="77777777" w:rsidR="004D51BF" w:rsidRDefault="004D51BF" w:rsidP="004D51BF"/>
    <w:p w14:paraId="3B754700" w14:textId="77777777" w:rsidR="008A4FA9" w:rsidRDefault="008A4FA9" w:rsidP="004D51BF">
      <w:r>
        <w:t xml:space="preserve">TC1 and TC2 have same temperature </w:t>
      </w:r>
      <w:r>
        <w:sym w:font="Wingdings" w:char="F0E0"/>
      </w:r>
      <w:r>
        <w:t xml:space="preserve"> no thermal gradient at different height </w:t>
      </w:r>
      <w:r>
        <w:sym w:font="Wingdings" w:char="F0E0"/>
      </w:r>
      <w:r>
        <w:t xml:space="preserve"> good </w:t>
      </w:r>
    </w:p>
    <w:p w14:paraId="120F7A7E" w14:textId="77777777" w:rsidR="008A4FA9" w:rsidRDefault="008A4FA9" w:rsidP="004D51BF"/>
    <w:p w14:paraId="6C37D16D" w14:textId="69EF3173" w:rsidR="008A4FA9" w:rsidRDefault="008A4FA9" w:rsidP="004D51BF">
      <w:r>
        <w:t>Frost growing on cold temperature experiment part (corrugated hose …) but not on reaction vessel, cold trap preventing frosting of critical areas.</w:t>
      </w:r>
    </w:p>
    <w:p w14:paraId="18490A8E" w14:textId="4526B424" w:rsidR="00C92789" w:rsidRDefault="00C92789" w:rsidP="004D51BF"/>
    <w:p w14:paraId="78D998A6" w14:textId="282A373F" w:rsidR="00C92789" w:rsidRPr="00C92789" w:rsidRDefault="00C92789" w:rsidP="004D51BF">
      <w:pPr>
        <w:rPr>
          <w:color w:val="FF0000"/>
        </w:rPr>
      </w:pPr>
      <w:r>
        <w:rPr>
          <w:color w:val="FF0000"/>
        </w:rPr>
        <w:t>Speak about when temperature high enough, no fume produced.</w:t>
      </w:r>
    </w:p>
    <w:p w14:paraId="69D9B814" w14:textId="77777777" w:rsidR="008A4FA9" w:rsidRDefault="008A4FA9" w:rsidP="004D51BF"/>
    <w:p w14:paraId="59796B3F" w14:textId="1F6C586B" w:rsidR="004D51BF" w:rsidRDefault="008A4FA9" w:rsidP="004D51BF">
      <w:r>
        <w:lastRenderedPageBreak/>
        <w:t>Once enough ethane produced (3cm to the top)</w:t>
      </w:r>
      <w:r>
        <w:sym w:font="Wingdings" w:char="F0E0"/>
      </w:r>
      <w:r>
        <w:t xml:space="preserve"> volume. Monitored by graduation engraved on Frost shield. Close the valve, ethane bottle first and then the valve on the glove box. </w:t>
      </w:r>
    </w:p>
    <w:p w14:paraId="1A88B1BA" w14:textId="02826C3C" w:rsidR="008A4FA9" w:rsidRDefault="008A4FA9" w:rsidP="004D51BF">
      <w:r>
        <w:t>Stop of ethane introduction (hot gas) usually result in temperature decreasing</w:t>
      </w:r>
      <w:r w:rsidR="006A5EE4">
        <w:t>, the system needs some time and manipulation to find an equilibrium state.</w:t>
      </w:r>
    </w:p>
    <w:p w14:paraId="37E79FDE" w14:textId="77777777" w:rsidR="004D51BF" w:rsidRDefault="004D51BF" w:rsidP="002F0FD4"/>
    <w:p w14:paraId="250EFFCA" w14:textId="4B77AC91" w:rsidR="002F0FD4" w:rsidRDefault="002F0FD4" w:rsidP="002F0FD4"/>
    <w:p w14:paraId="2C8A3CD1" w14:textId="77777777" w:rsidR="00283982" w:rsidRDefault="00283982" w:rsidP="00283982">
      <w:pPr>
        <w:keepNext/>
      </w:pPr>
      <w:r>
        <w:rPr>
          <w:noProof/>
        </w:rPr>
        <w:drawing>
          <wp:inline distT="0" distB="0" distL="0" distR="0" wp14:anchorId="5BFB2D1D" wp14:editId="1911193F">
            <wp:extent cx="5972810" cy="3359785"/>
            <wp:effectExtent l="0" t="0" r="8890" b="0"/>
            <wp:docPr id="16" name="Image 16" descr="Une image contenant texte,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e11.png"/>
                    <pic:cNvPicPr/>
                  </pic:nvPicPr>
                  <pic:blipFill>
                    <a:blip r:embed="rId28">
                      <a:extLst>
                        <a:ext uri="{28A0092B-C50C-407E-A947-70E740481C1C}">
                          <a14:useLocalDpi xmlns:a14="http://schemas.microsoft.com/office/drawing/2010/main" val="0"/>
                        </a:ext>
                      </a:extLst>
                    </a:blip>
                    <a:stretch>
                      <a:fillRect/>
                    </a:stretch>
                  </pic:blipFill>
                  <pic:spPr>
                    <a:xfrm>
                      <a:off x="0" y="0"/>
                      <a:ext cx="5972810" cy="3359785"/>
                    </a:xfrm>
                    <a:prstGeom prst="rect">
                      <a:avLst/>
                    </a:prstGeom>
                  </pic:spPr>
                </pic:pic>
              </a:graphicData>
            </a:graphic>
          </wp:inline>
        </w:drawing>
      </w:r>
    </w:p>
    <w:p w14:paraId="49241BC1" w14:textId="46D01420" w:rsidR="002F0FD4" w:rsidRPr="002F0FD4" w:rsidRDefault="00283982" w:rsidP="00283982">
      <w:pPr>
        <w:pStyle w:val="Caption"/>
      </w:pPr>
      <w:r>
        <w:t xml:space="preserve">Figure </w:t>
      </w:r>
      <w:r w:rsidR="00583A12">
        <w:fldChar w:fldCharType="begin"/>
      </w:r>
      <w:r w:rsidR="00583A12">
        <w:instrText xml:space="preserve"> SEQ Figure \* ARABIC </w:instrText>
      </w:r>
      <w:r w:rsidR="00583A12">
        <w:fldChar w:fldCharType="separate"/>
      </w:r>
      <w:r w:rsidR="001D3C54">
        <w:rPr>
          <w:noProof/>
        </w:rPr>
        <w:t>17</w:t>
      </w:r>
      <w:r w:rsidR="00583A12">
        <w:rPr>
          <w:noProof/>
        </w:rPr>
        <w:fldChar w:fldCharType="end"/>
      </w:r>
      <w:r>
        <w:t xml:space="preserve"> Ethane liquefaction</w:t>
      </w:r>
    </w:p>
    <w:p w14:paraId="340E71E6" w14:textId="21E1FEDA" w:rsidR="00495EED" w:rsidRDefault="00495EED" w:rsidP="00495EED"/>
    <w:p w14:paraId="75FABC7F" w14:textId="77777777" w:rsidR="00DE29A3" w:rsidRDefault="00DE29A3" w:rsidP="00495EED"/>
    <w:p w14:paraId="59EDB0AA" w14:textId="5EA60385" w:rsidR="00495EED" w:rsidRDefault="00DE29A3" w:rsidP="00DE29A3">
      <w:pPr>
        <w:pStyle w:val="Heading3"/>
        <w:ind w:left="720" w:firstLine="720"/>
      </w:pPr>
      <w:r>
        <w:t xml:space="preserve">5.5.4. </w:t>
      </w:r>
      <w:r w:rsidR="00495EED">
        <w:t>Ethane Temperature control</w:t>
      </w:r>
    </w:p>
    <w:p w14:paraId="21AA9069" w14:textId="2772D44D" w:rsidR="003346D3" w:rsidRDefault="003346D3" w:rsidP="003346D3"/>
    <w:p w14:paraId="60FDA513" w14:textId="77777777" w:rsidR="00453CCF" w:rsidRDefault="00453CCF" w:rsidP="00453CCF">
      <w:pPr>
        <w:keepNext/>
      </w:pPr>
      <w:r>
        <w:rPr>
          <w:noProof/>
        </w:rPr>
        <w:lastRenderedPageBreak/>
        <w:drawing>
          <wp:inline distT="0" distB="0" distL="0" distR="0" wp14:anchorId="5974C396" wp14:editId="00FBA901">
            <wp:extent cx="5972810" cy="3359785"/>
            <wp:effectExtent l="0" t="0" r="8890" b="0"/>
            <wp:docPr id="17" name="Image 17" descr="Une image contenant texte,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ure12.png"/>
                    <pic:cNvPicPr/>
                  </pic:nvPicPr>
                  <pic:blipFill>
                    <a:blip r:embed="rId29">
                      <a:extLst>
                        <a:ext uri="{28A0092B-C50C-407E-A947-70E740481C1C}">
                          <a14:useLocalDpi xmlns:a14="http://schemas.microsoft.com/office/drawing/2010/main" val="0"/>
                        </a:ext>
                      </a:extLst>
                    </a:blip>
                    <a:stretch>
                      <a:fillRect/>
                    </a:stretch>
                  </pic:blipFill>
                  <pic:spPr>
                    <a:xfrm>
                      <a:off x="0" y="0"/>
                      <a:ext cx="5972810" cy="3359785"/>
                    </a:xfrm>
                    <a:prstGeom prst="rect">
                      <a:avLst/>
                    </a:prstGeom>
                  </pic:spPr>
                </pic:pic>
              </a:graphicData>
            </a:graphic>
          </wp:inline>
        </w:drawing>
      </w:r>
    </w:p>
    <w:p w14:paraId="7B4764BC" w14:textId="2DDBEC33" w:rsidR="003346D3" w:rsidRPr="003346D3" w:rsidRDefault="00453CCF" w:rsidP="00453CCF">
      <w:pPr>
        <w:pStyle w:val="Caption"/>
      </w:pPr>
      <w:r>
        <w:t xml:space="preserve">Figure </w:t>
      </w:r>
      <w:r w:rsidR="00583A12">
        <w:fldChar w:fldCharType="begin"/>
      </w:r>
      <w:r w:rsidR="00583A12">
        <w:instrText xml:space="preserve"> SEQ Figure \* ARABIC </w:instrText>
      </w:r>
      <w:r w:rsidR="00583A12">
        <w:fldChar w:fldCharType="separate"/>
      </w:r>
      <w:r w:rsidR="001D3C54">
        <w:rPr>
          <w:noProof/>
        </w:rPr>
        <w:t>18</w:t>
      </w:r>
      <w:r w:rsidR="00583A12">
        <w:rPr>
          <w:noProof/>
        </w:rPr>
        <w:fldChar w:fldCharType="end"/>
      </w:r>
      <w:r>
        <w:t xml:space="preserve"> Temperature setting</w:t>
      </w:r>
    </w:p>
    <w:p w14:paraId="5F6A54BA" w14:textId="59BC1E85" w:rsidR="00495EED" w:rsidRDefault="004D51BF" w:rsidP="00495EED">
      <w:r>
        <w:t xml:space="preserve">PID settings: </w:t>
      </w:r>
    </w:p>
    <w:p w14:paraId="11FC408F" w14:textId="09032C03" w:rsidR="004D51BF" w:rsidRDefault="004D51BF" w:rsidP="00495EED">
      <w:r>
        <w:t xml:space="preserve">TCB used </w:t>
      </w:r>
      <w:r>
        <w:sym w:font="Wingdings" w:char="F0E0"/>
      </w:r>
      <w:r>
        <w:t xml:space="preserve"> more reliable</w:t>
      </w:r>
    </w:p>
    <w:p w14:paraId="7A4F7937" w14:textId="01C5CC59" w:rsidR="004D51BF" w:rsidRDefault="00DE29A3" w:rsidP="00495EED">
      <w:r>
        <w:tab/>
      </w:r>
      <w:r>
        <w:tab/>
      </w:r>
    </w:p>
    <w:p w14:paraId="1B846F51" w14:textId="42AF46F9" w:rsidR="00495EED" w:rsidRDefault="00495EED" w:rsidP="00495EED"/>
    <w:p w14:paraId="5942A269" w14:textId="4DBE70DD" w:rsidR="00495EED" w:rsidRDefault="00DE29A3" w:rsidP="00DE29A3">
      <w:pPr>
        <w:pStyle w:val="Heading3"/>
        <w:ind w:left="720" w:firstLine="720"/>
      </w:pPr>
      <w:r>
        <w:t xml:space="preserve">5.5.5. </w:t>
      </w:r>
      <w:r w:rsidR="00102262">
        <w:t>Water introduction</w:t>
      </w:r>
    </w:p>
    <w:p w14:paraId="2A627541" w14:textId="1E391143" w:rsidR="00230C17" w:rsidRDefault="00230C17" w:rsidP="00230C17"/>
    <w:p w14:paraId="2F665DB1" w14:textId="633D85D7" w:rsidR="00230C17" w:rsidRDefault="00230C17" w:rsidP="00230C17">
      <w:r>
        <w:t>The water droplet introduction phase is relatively similar to the procedure used on the previous proof of concept experiment. First the water reservoir has to be filled with the required amount (10 ml) of deionized water and the top screwed tightly in place.</w:t>
      </w:r>
    </w:p>
    <w:p w14:paraId="0E57F83B" w14:textId="682B56AA" w:rsidR="00230C17" w:rsidRPr="00230C17" w:rsidRDefault="00230C17" w:rsidP="00230C17">
      <w:r>
        <w:t>The nebulizer compressor is connected to a 0 grade Nitrogen bottle whose pressure is set up to 0.5 bar. Then the Nebulizer is turned on and this will result in the production of a fine mist of µm droplets.</w:t>
      </w:r>
    </w:p>
    <w:p w14:paraId="281B62BC" w14:textId="109D6FF0" w:rsidR="00102262" w:rsidRDefault="00102262" w:rsidP="00102262"/>
    <w:p w14:paraId="02DC1139" w14:textId="7B34FD16" w:rsidR="00102262" w:rsidRDefault="00102262" w:rsidP="00102262"/>
    <w:p w14:paraId="68E2D9D7" w14:textId="44196191" w:rsidR="008F77BA" w:rsidRDefault="00565522" w:rsidP="008F77BA">
      <w:pPr>
        <w:keepNext/>
      </w:pPr>
      <w:r>
        <w:rPr>
          <w:noProof/>
        </w:rPr>
        <w:lastRenderedPageBreak/>
        <w:drawing>
          <wp:inline distT="0" distB="0" distL="0" distR="0" wp14:anchorId="1CC0CBBF" wp14:editId="17823C02">
            <wp:extent cx="5972810" cy="3359785"/>
            <wp:effectExtent l="0" t="0" r="8890" b="0"/>
            <wp:docPr id="20" name="Image 20" descr="Une image contenant texte,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ure13.png"/>
                    <pic:cNvPicPr/>
                  </pic:nvPicPr>
                  <pic:blipFill>
                    <a:blip r:embed="rId30">
                      <a:extLst>
                        <a:ext uri="{28A0092B-C50C-407E-A947-70E740481C1C}">
                          <a14:useLocalDpi xmlns:a14="http://schemas.microsoft.com/office/drawing/2010/main" val="0"/>
                        </a:ext>
                      </a:extLst>
                    </a:blip>
                    <a:stretch>
                      <a:fillRect/>
                    </a:stretch>
                  </pic:blipFill>
                  <pic:spPr>
                    <a:xfrm>
                      <a:off x="0" y="0"/>
                      <a:ext cx="5972810" cy="3359785"/>
                    </a:xfrm>
                    <a:prstGeom prst="rect">
                      <a:avLst/>
                    </a:prstGeom>
                  </pic:spPr>
                </pic:pic>
              </a:graphicData>
            </a:graphic>
          </wp:inline>
        </w:drawing>
      </w:r>
    </w:p>
    <w:p w14:paraId="3ADE2084" w14:textId="5BFD08DA" w:rsidR="008F77BA" w:rsidRDefault="008F77BA" w:rsidP="008F77BA">
      <w:pPr>
        <w:pStyle w:val="Caption"/>
      </w:pPr>
      <w:r>
        <w:t xml:space="preserve">Figure </w:t>
      </w:r>
      <w:r w:rsidR="00583A12">
        <w:fldChar w:fldCharType="begin"/>
      </w:r>
      <w:r w:rsidR="00583A12">
        <w:instrText xml:space="preserve"> SEQ Figure \* ARABIC </w:instrText>
      </w:r>
      <w:r w:rsidR="00583A12">
        <w:fldChar w:fldCharType="separate"/>
      </w:r>
      <w:r w:rsidR="001D3C54">
        <w:rPr>
          <w:noProof/>
        </w:rPr>
        <w:t>19</w:t>
      </w:r>
      <w:r w:rsidR="00583A12">
        <w:rPr>
          <w:noProof/>
        </w:rPr>
        <w:fldChar w:fldCharType="end"/>
      </w:r>
      <w:r>
        <w:t xml:space="preserve"> Water introduction ethane temperature</w:t>
      </w:r>
    </w:p>
    <w:p w14:paraId="61F8F12D" w14:textId="61A8A24E" w:rsidR="008F77BA" w:rsidRDefault="008F77BA" w:rsidP="00102262"/>
    <w:p w14:paraId="1D676F6B" w14:textId="399F902A" w:rsidR="00230C17" w:rsidRDefault="00230C17" w:rsidP="00102262">
      <w:r>
        <w:t>The introduction of a hot (20 °C) mixture of gas and water droplets result in an increase of the ethane temperature</w:t>
      </w:r>
      <w:r w:rsidR="00013E2A">
        <w:t>. TC2 equilibrate higher than TC1. Temperature difference differ with different experimental procedure (base temperature …).</w:t>
      </w:r>
    </w:p>
    <w:p w14:paraId="644D0A8E" w14:textId="77777777" w:rsidR="00013E2A" w:rsidRDefault="00013E2A" w:rsidP="00102262">
      <w:r>
        <w:t>Water droplet production required a full attention of the operator in order to avoid big droplets forming by condensation on the on the nozzle to fall into the cryogen. Such droplets are constantly forming and are cleaned by absorption from a Q-tip.</w:t>
      </w:r>
    </w:p>
    <w:p w14:paraId="396A7F10" w14:textId="72E5B098" w:rsidR="00013E2A" w:rsidRDefault="00013E2A" w:rsidP="00102262">
      <w:r>
        <w:t xml:space="preserve"> </w:t>
      </w:r>
      <w:r w:rsidR="00DE29A3">
        <w:tab/>
      </w:r>
      <w:r w:rsidR="00DE29A3">
        <w:tab/>
      </w:r>
    </w:p>
    <w:p w14:paraId="5FA95390" w14:textId="7B7D14FA" w:rsidR="00102262" w:rsidRDefault="00DE29A3" w:rsidP="00DE29A3">
      <w:pPr>
        <w:pStyle w:val="Heading3"/>
        <w:ind w:left="720" w:firstLine="720"/>
      </w:pPr>
      <w:r>
        <w:t xml:space="preserve">5.5.6. </w:t>
      </w:r>
      <w:r w:rsidR="00102262">
        <w:t>Ice recovery</w:t>
      </w:r>
    </w:p>
    <w:p w14:paraId="1BA9A897" w14:textId="77777777" w:rsidR="00DA2088" w:rsidRPr="00DA2088" w:rsidRDefault="00DA2088" w:rsidP="00DA2088"/>
    <w:p w14:paraId="30A674EB" w14:textId="77777777" w:rsidR="00DE29A3" w:rsidRDefault="00DE29A3" w:rsidP="00DE29A3"/>
    <w:p w14:paraId="7889CBBE" w14:textId="70A2CD2F" w:rsidR="001E0632" w:rsidRDefault="001E0632" w:rsidP="00DE29A3">
      <w:pPr>
        <w:pStyle w:val="Heading4"/>
        <w:numPr>
          <w:ilvl w:val="0"/>
          <w:numId w:val="13"/>
        </w:numPr>
      </w:pPr>
      <w:r>
        <w:t xml:space="preserve">Sample storage </w:t>
      </w:r>
    </w:p>
    <w:p w14:paraId="595A359A" w14:textId="77777777" w:rsidR="001E0632" w:rsidRDefault="001E0632" w:rsidP="001E0632">
      <w:pPr>
        <w:pStyle w:val="ListParagraph"/>
      </w:pPr>
    </w:p>
    <w:p w14:paraId="5470701C" w14:textId="77777777" w:rsidR="001E0632" w:rsidRDefault="001E0632" w:rsidP="00102262"/>
    <w:p w14:paraId="2ACB4108" w14:textId="59C9C83A" w:rsidR="001E0632" w:rsidRDefault="001E0632" w:rsidP="00DE29A3">
      <w:pPr>
        <w:pStyle w:val="Heading4"/>
        <w:numPr>
          <w:ilvl w:val="0"/>
          <w:numId w:val="13"/>
        </w:numPr>
      </w:pPr>
      <w:r>
        <w:t xml:space="preserve">ISIS cell </w:t>
      </w:r>
    </w:p>
    <w:p w14:paraId="2D1345F1" w14:textId="69B3F83B" w:rsidR="00E15559" w:rsidRDefault="00E15559" w:rsidP="00E15559"/>
    <w:p w14:paraId="3846D3FD" w14:textId="77777777" w:rsidR="00E15559" w:rsidRDefault="00E15559" w:rsidP="00E15559"/>
    <w:p w14:paraId="4AD554E6" w14:textId="66DC1676" w:rsidR="001E0632" w:rsidRDefault="001E0632" w:rsidP="001E0632">
      <w:r>
        <w:lastRenderedPageBreak/>
        <w:t xml:space="preserve">Both required use of heat sink to maintain a temperature well below the glace transition of water (137K). Liquid Nitrogen is used to cool down the heat sink. Liquid Nitrogen is filtered and poured through funnel (8 in Figure 5) into a Dewar and then introduced into the sample recovery setup chosen. </w:t>
      </w:r>
    </w:p>
    <w:p w14:paraId="7FBB0E36" w14:textId="6917DC18" w:rsidR="001E0632" w:rsidRDefault="001E0632" w:rsidP="001E0632">
      <w:r>
        <w:sym w:font="Wingdings" w:char="F0E0"/>
      </w:r>
      <w:r>
        <w:t xml:space="preserve"> Time consuming and heavy manipulation task. Must be started during equilibrium phase of ethane liquefaction and temperature adjustment phase. Lots of Nitrogen evaporating during cooling, has an impact on overall temperature within glove box (can reach -10 degrees). Make working conditions </w:t>
      </w:r>
      <w:r w:rsidR="00230C17">
        <w:t>more difficult.</w:t>
      </w:r>
      <w:r>
        <w:t xml:space="preserve"> </w:t>
      </w:r>
    </w:p>
    <w:p w14:paraId="2C28438A" w14:textId="77777777" w:rsidR="00102262" w:rsidRPr="00102262" w:rsidRDefault="00102262" w:rsidP="00102262"/>
    <w:p w14:paraId="5E4E81C6" w14:textId="04D5609A" w:rsidR="00E362F2" w:rsidRDefault="00E362F2" w:rsidP="00E362F2"/>
    <w:p w14:paraId="08E794FE" w14:textId="374B8BB9" w:rsidR="00E362F2" w:rsidRDefault="00E362F2" w:rsidP="00E362F2"/>
    <w:p w14:paraId="683BFB91" w14:textId="602ECED4" w:rsidR="00E362F2" w:rsidRDefault="00E362F2" w:rsidP="00E362F2"/>
    <w:p w14:paraId="7EC17D18" w14:textId="2F88C695" w:rsidR="00E362F2" w:rsidRDefault="00DE29A3" w:rsidP="00DE29A3">
      <w:pPr>
        <w:pStyle w:val="Heading2"/>
        <w:ind w:firstLine="720"/>
      </w:pPr>
      <w:r>
        <w:t xml:space="preserve">5.6. </w:t>
      </w:r>
      <w:r w:rsidR="00E362F2">
        <w:t>Discussion and evaluation</w:t>
      </w:r>
    </w:p>
    <w:p w14:paraId="28B44999" w14:textId="2BC7A460" w:rsidR="00CB3004" w:rsidRDefault="00CB3004" w:rsidP="00CB3004"/>
    <w:p w14:paraId="24F9CBFF" w14:textId="1E13CD4E" w:rsidR="00835EFB" w:rsidRDefault="00835EFB" w:rsidP="00CB3004"/>
    <w:p w14:paraId="78B7F0BD" w14:textId="4F809331" w:rsidR="00835EFB" w:rsidRDefault="00835EFB" w:rsidP="00CB3004">
      <w:r>
        <w:t>Improvement</w:t>
      </w:r>
    </w:p>
    <w:p w14:paraId="4A723B6D" w14:textId="546E416A" w:rsidR="00CB3004" w:rsidRDefault="00835EFB" w:rsidP="00835EFB">
      <w:pPr>
        <w:pStyle w:val="ListParagraph"/>
        <w:numPr>
          <w:ilvl w:val="0"/>
          <w:numId w:val="7"/>
        </w:numPr>
      </w:pPr>
      <w:r>
        <w:t xml:space="preserve">Increasing N2 gas flow going through nebulizer </w:t>
      </w:r>
    </w:p>
    <w:p w14:paraId="24D066C3" w14:textId="4EC2E96A" w:rsidR="00730920" w:rsidRDefault="00730920" w:rsidP="00835EFB">
      <w:pPr>
        <w:pStyle w:val="ListParagraph"/>
        <w:numPr>
          <w:ilvl w:val="0"/>
          <w:numId w:val="7"/>
        </w:numPr>
      </w:pPr>
      <w:r>
        <w:t>Anti water condensation coating to prevent condensation</w:t>
      </w:r>
    </w:p>
    <w:p w14:paraId="0FD5161E" w14:textId="46B327DD" w:rsidR="00335BAE" w:rsidRDefault="00335BAE" w:rsidP="00335BAE"/>
    <w:p w14:paraId="620D34F5" w14:textId="2FB57585" w:rsidR="00335BAE" w:rsidRDefault="00335BAE" w:rsidP="00335BAE"/>
    <w:p w14:paraId="5F6A32FA" w14:textId="41A249AC" w:rsidR="00335BAE" w:rsidRDefault="00335BAE" w:rsidP="00335BAE">
      <w:pPr>
        <w:pStyle w:val="ListParagraph"/>
        <w:numPr>
          <w:ilvl w:val="0"/>
          <w:numId w:val="7"/>
        </w:numPr>
      </w:pPr>
      <w:r>
        <w:t xml:space="preserve">May be use an appropriate nozzle (cf different spray geometry) </w:t>
      </w:r>
      <w:r>
        <w:sym w:font="Wingdings" w:char="F0E0"/>
      </w:r>
      <w:r>
        <w:t xml:space="preserve"> What minimum sizes can we achieve</w:t>
      </w:r>
    </w:p>
    <w:p w14:paraId="09F12673" w14:textId="77777777" w:rsidR="00DF238E" w:rsidRDefault="00DF238E" w:rsidP="00DF238E">
      <w:pPr>
        <w:pStyle w:val="ListParagraph"/>
      </w:pPr>
    </w:p>
    <w:p w14:paraId="1C91A53E" w14:textId="50149B9A" w:rsidR="00335BAE" w:rsidRDefault="00DF238E" w:rsidP="00DF238E">
      <w:pPr>
        <w:pStyle w:val="ListParagraph"/>
        <w:numPr>
          <w:ilvl w:val="0"/>
          <w:numId w:val="11"/>
        </w:numPr>
      </w:pPr>
      <w:r>
        <w:t xml:space="preserve">Test nozzle + nebulizer flow by spraying with different experimental parameter (pressure) and see penetration depth into liquid with same viscosity as liquid ethane (paraffin oil ?) </w:t>
      </w:r>
    </w:p>
    <w:p w14:paraId="193E6713" w14:textId="77777777" w:rsidR="00DF238E" w:rsidRDefault="00DF238E" w:rsidP="00335BAE"/>
    <w:p w14:paraId="0D27EE63" w14:textId="19077627" w:rsidR="00335BAE" w:rsidRDefault="00335BAE" w:rsidP="00335BAE">
      <w:pPr>
        <w:pStyle w:val="ListParagraph"/>
        <w:numPr>
          <w:ilvl w:val="0"/>
          <w:numId w:val="7"/>
        </w:numPr>
      </w:pPr>
      <w:r>
        <w:t>Introduce some dust to create a proper Interstellar dust analogue</w:t>
      </w:r>
    </w:p>
    <w:p w14:paraId="21FD17A9" w14:textId="4B263C09" w:rsidR="00335BAE" w:rsidRDefault="00335BAE" w:rsidP="00335BAE"/>
    <w:p w14:paraId="14DA09E7" w14:textId="77777777" w:rsidR="00335BAE" w:rsidRDefault="00335BAE" w:rsidP="00335BAE"/>
    <w:p w14:paraId="028E650F" w14:textId="4D39D14D" w:rsidR="00835EFB" w:rsidRDefault="00835EFB" w:rsidP="00835EFB">
      <w:pPr>
        <w:pStyle w:val="ListParagraph"/>
        <w:numPr>
          <w:ilvl w:val="0"/>
          <w:numId w:val="7"/>
        </w:numPr>
      </w:pPr>
      <w:r>
        <w:t xml:space="preserve">Find a way to </w:t>
      </w:r>
      <w:r w:rsidR="00160936">
        <w:t xml:space="preserve">stir and </w:t>
      </w:r>
      <w:r>
        <w:t>mix the ethane</w:t>
      </w:r>
      <w:r w:rsidR="00335BAE">
        <w:t xml:space="preserve"> (wider diameter for RV)</w:t>
      </w:r>
    </w:p>
    <w:p w14:paraId="3E1F5143" w14:textId="574FEE8E" w:rsidR="00335BAE" w:rsidRDefault="00335BAE" w:rsidP="00335BAE">
      <w:pPr>
        <w:pStyle w:val="ListParagraph"/>
        <w:numPr>
          <w:ilvl w:val="1"/>
          <w:numId w:val="7"/>
        </w:numPr>
      </w:pPr>
      <w:r>
        <w:t>Gear system (no electrical equipment)</w:t>
      </w:r>
    </w:p>
    <w:p w14:paraId="307FB03A" w14:textId="40EDF957" w:rsidR="00335BAE" w:rsidRDefault="00335BAE" w:rsidP="00335BAE">
      <w:pPr>
        <w:pStyle w:val="ListParagraph"/>
        <w:numPr>
          <w:ilvl w:val="1"/>
          <w:numId w:val="7"/>
        </w:numPr>
      </w:pPr>
      <w:r>
        <w:t xml:space="preserve">Create a syphon (kind of) </w:t>
      </w:r>
      <w:r>
        <w:sym w:font="Wingdings" w:char="F0E0"/>
      </w:r>
      <w:r>
        <w:t xml:space="preserve"> Highly convective system, brough the particles at bottom of RV, Reduce temperature increase due to water introduction</w:t>
      </w:r>
    </w:p>
    <w:p w14:paraId="04836603" w14:textId="18BC3C4A" w:rsidR="00C11DA7" w:rsidRDefault="00C11DA7" w:rsidP="00C11DA7"/>
    <w:p w14:paraId="08619D8E" w14:textId="77777777" w:rsidR="00C11DA7" w:rsidRDefault="00C11DA7" w:rsidP="00C11DA7"/>
    <w:p w14:paraId="2169C177" w14:textId="0CE18A6A" w:rsidR="00C11DA7" w:rsidRDefault="00C11DA7" w:rsidP="00C11DA7">
      <w:pPr>
        <w:pStyle w:val="ListParagraph"/>
        <w:numPr>
          <w:ilvl w:val="0"/>
          <w:numId w:val="7"/>
        </w:numPr>
      </w:pPr>
      <w:r>
        <w:lastRenderedPageBreak/>
        <w:t xml:space="preserve">Vary the cryogen, for example mixture of ethane + </w:t>
      </w:r>
      <w:r w:rsidR="00E81C57">
        <w:t>propane</w:t>
      </w:r>
      <w:r>
        <w:t xml:space="preserve"> </w:t>
      </w:r>
    </w:p>
    <w:p w14:paraId="3738BFA5" w14:textId="43DCFA93" w:rsidR="00C11DA7" w:rsidRDefault="00C11DA7" w:rsidP="00C11DA7">
      <w:pPr>
        <w:pStyle w:val="ListParagraph"/>
        <w:numPr>
          <w:ilvl w:val="1"/>
          <w:numId w:val="7"/>
        </w:numPr>
      </w:pPr>
      <w:r>
        <w:sym w:font="Wingdings" w:char="F0E0"/>
      </w:r>
      <w:r>
        <w:t xml:space="preserve"> Lower the boiling point </w:t>
      </w:r>
    </w:p>
    <w:p w14:paraId="0F859F2A" w14:textId="33AC79EB" w:rsidR="00C11DA7" w:rsidRPr="00CB3004" w:rsidRDefault="00C11DA7" w:rsidP="00C11DA7">
      <w:pPr>
        <w:pStyle w:val="CitationThesis"/>
      </w:pPr>
      <w:r>
        <w:fldChar w:fldCharType="begin"/>
      </w:r>
      <w:r>
        <w:instrText xml:space="preserve"> ADDIN ZOTERO_ITEM CSL_CITATION {"citationID":"N2YVs5pD","properties":{"formattedCitation":"(Tivol, Briegel, and Jensen 2008)","plainCitation":"(Tivol, Briegel, and Jensen 2008)","noteIndex":0},"citationItems":[{"id":268,"uris":["http://zotero.org/users/5725005/items/7979R3WK"],"uri":["http://zotero.org/users/5725005/items/7979R3WK"],"itemData":{"id":268,"type":"article-journal","abstract":"The use of an alkane mixture that remains liquid at 77 K to freeze specimens has advantages over the use of a pure alkane that is solid at 77 K. It was found that a mixture of methane and ethane did not give a cooling rate adequate to produce vitreous ice, but a mixture of propane and ethane did result in vitreous ice. Furthermore, the latter mixture produced less damage to specimens mounted on a very thin, fragile holey carbon substrate.","container-title":"Microscopy and Microanalysis","DOI":"10.1017/S1431927608080781","ISSN":"1431-9276, 1435-8115","issue":"5","journalAbbreviation":"Microsc Microanal","language":"en","page":"375-379","source":"DOI.org (Crossref)","title":"An Improved Cryogen for Plunge Freezing","volume":"14","author":[{"family":"Tivol","given":"William F."},{"family":"Briegel","given":"Ariane"},{"family":"Jensen","given":"Grant J."}],"issued":{"date-parts":[["2008",10]]}}}],"schema":"https://github.com/citation-style-language/schema/raw/master/csl-citation.json"} </w:instrText>
      </w:r>
      <w:r>
        <w:fldChar w:fldCharType="separate"/>
      </w:r>
      <w:r w:rsidRPr="00C11DA7">
        <w:rPr>
          <w:rFonts w:ascii="Calibri" w:hAnsi="Calibri" w:cs="Calibri"/>
        </w:rPr>
        <w:t>(Tivol, Briegel, and Jensen 2008)</w:t>
      </w:r>
      <w:r>
        <w:fldChar w:fldCharType="end"/>
      </w:r>
    </w:p>
    <w:p w14:paraId="1B9455D9" w14:textId="04C34C07" w:rsidR="00E362F2" w:rsidRDefault="00E362F2" w:rsidP="00E362F2"/>
    <w:p w14:paraId="5348581F" w14:textId="19698437" w:rsidR="00C66CDC" w:rsidRDefault="00C66CDC" w:rsidP="00E362F2"/>
    <w:p w14:paraId="0001FB7D" w14:textId="3E8936E3" w:rsidR="00C66CDC" w:rsidRDefault="00C66CDC" w:rsidP="00E362F2"/>
    <w:p w14:paraId="310B7988" w14:textId="204232CC" w:rsidR="00510326" w:rsidRDefault="00510326" w:rsidP="00E362F2"/>
    <w:p w14:paraId="26A36E2A" w14:textId="66C6019F" w:rsidR="00510326" w:rsidRDefault="00510326" w:rsidP="00E362F2"/>
    <w:p w14:paraId="55390BB9" w14:textId="0883A5AE" w:rsidR="00510326" w:rsidRDefault="00510326" w:rsidP="00E362F2"/>
    <w:p w14:paraId="3D77C626" w14:textId="36F973A6" w:rsidR="00510326" w:rsidRDefault="00510326" w:rsidP="00E362F2"/>
    <w:p w14:paraId="1AD68AF6" w14:textId="339DC92C" w:rsidR="00510326" w:rsidRDefault="00510326" w:rsidP="00E362F2"/>
    <w:p w14:paraId="473B739A" w14:textId="4ECEB3E2" w:rsidR="00510326" w:rsidRDefault="00510326" w:rsidP="00E362F2"/>
    <w:p w14:paraId="6AD7D63E" w14:textId="7542ED00" w:rsidR="00510326" w:rsidRDefault="00510326" w:rsidP="00E362F2"/>
    <w:p w14:paraId="238B092B" w14:textId="77777777" w:rsidR="00510326" w:rsidRDefault="00510326" w:rsidP="00E362F2"/>
    <w:p w14:paraId="5DE1B298" w14:textId="318B4CDC" w:rsidR="00C66CDC" w:rsidRDefault="00510326" w:rsidP="00605769">
      <w:pPr>
        <w:pStyle w:val="Heading1"/>
      </w:pPr>
      <w:r>
        <w:t>Bibliography</w:t>
      </w:r>
    </w:p>
    <w:p w14:paraId="48106405" w14:textId="77777777" w:rsidR="00393AF0" w:rsidRPr="00393AF0" w:rsidRDefault="00393AF0" w:rsidP="00393AF0"/>
    <w:p w14:paraId="38DB4409" w14:textId="4ECDEB4E" w:rsidR="00C66CDC" w:rsidRDefault="00C66CDC" w:rsidP="00E362F2"/>
    <w:p w14:paraId="1C5A5F23" w14:textId="77777777" w:rsidR="00C11DA7" w:rsidRPr="00C11DA7" w:rsidRDefault="00C66CDC" w:rsidP="00C11DA7">
      <w:pPr>
        <w:pStyle w:val="Bibliography"/>
        <w:rPr>
          <w:rFonts w:ascii="Calibri" w:hAnsi="Calibri" w:cs="Calibri"/>
        </w:rPr>
      </w:pPr>
      <w:r>
        <w:fldChar w:fldCharType="begin"/>
      </w:r>
      <w:r w:rsidR="00C86E11">
        <w:instrText xml:space="preserve"> ADDIN ZOTERO_BIBL {"uncited":[],"omitted":[],"custom":[]} CSL_BIBLIOGRAPHY </w:instrText>
      </w:r>
      <w:r>
        <w:fldChar w:fldCharType="separate"/>
      </w:r>
      <w:r w:rsidR="00C11DA7" w:rsidRPr="00C11DA7">
        <w:rPr>
          <w:rFonts w:ascii="Calibri" w:hAnsi="Calibri" w:cs="Calibri"/>
        </w:rPr>
        <w:t xml:space="preserve">Angell, C. A., and Y. Choi. 1986. ‘Crystallization and Vitrification in Aqueous Systems’. </w:t>
      </w:r>
      <w:r w:rsidR="00C11DA7" w:rsidRPr="00C11DA7">
        <w:rPr>
          <w:rFonts w:ascii="Calibri" w:hAnsi="Calibri" w:cs="Calibri"/>
          <w:i/>
          <w:iCs/>
        </w:rPr>
        <w:t>Journal of Microscopy</w:t>
      </w:r>
      <w:r w:rsidR="00C11DA7" w:rsidRPr="00C11DA7">
        <w:rPr>
          <w:rFonts w:ascii="Calibri" w:hAnsi="Calibri" w:cs="Calibri"/>
        </w:rPr>
        <w:t xml:space="preserve"> 141 (3): 251–61. https://doi.org/10.1111/j.1365-2818.1986.tb02720.x.</w:t>
      </w:r>
    </w:p>
    <w:p w14:paraId="52009602" w14:textId="77777777" w:rsidR="00C11DA7" w:rsidRPr="00C11DA7" w:rsidRDefault="00C11DA7" w:rsidP="00C11DA7">
      <w:pPr>
        <w:pStyle w:val="Bibliography"/>
        <w:rPr>
          <w:rFonts w:ascii="Calibri" w:hAnsi="Calibri" w:cs="Calibri"/>
        </w:rPr>
      </w:pPr>
      <w:r w:rsidRPr="00C11DA7">
        <w:rPr>
          <w:rFonts w:ascii="Calibri" w:hAnsi="Calibri" w:cs="Calibri"/>
        </w:rPr>
        <w:t xml:space="preserve">Bachmann, L., and W. W. Schmitt. 1971. ‘Improved Cryofixation Applicable to Freeze Etching’. </w:t>
      </w:r>
      <w:r w:rsidRPr="00C11DA7">
        <w:rPr>
          <w:rFonts w:ascii="Calibri" w:hAnsi="Calibri" w:cs="Calibri"/>
          <w:i/>
          <w:iCs/>
        </w:rPr>
        <w:t>Proceedings of the National Academy of Sciences</w:t>
      </w:r>
      <w:r w:rsidRPr="00C11DA7">
        <w:rPr>
          <w:rFonts w:ascii="Calibri" w:hAnsi="Calibri" w:cs="Calibri"/>
        </w:rPr>
        <w:t xml:space="preserve"> 68 (9): 2149–52. https://doi.org/10.1073/pnas.68.9.2149.</w:t>
      </w:r>
    </w:p>
    <w:p w14:paraId="7B87B1D3" w14:textId="77777777" w:rsidR="00C11DA7" w:rsidRPr="00C11DA7" w:rsidRDefault="00C11DA7" w:rsidP="00C11DA7">
      <w:pPr>
        <w:pStyle w:val="Bibliography"/>
        <w:rPr>
          <w:rFonts w:ascii="Calibri" w:hAnsi="Calibri" w:cs="Calibri"/>
        </w:rPr>
      </w:pPr>
      <w:r w:rsidRPr="00C11DA7">
        <w:rPr>
          <w:rFonts w:ascii="Calibri" w:hAnsi="Calibri" w:cs="Calibri"/>
        </w:rPr>
        <w:t xml:space="preserve">Bar-Nun, Akiva, and Diana Laufer. 2003. ‘First Experimental Studies of Large Samples of Gas-Laden Amorphous “Cometary” Ices’. </w:t>
      </w:r>
      <w:r w:rsidRPr="00C11DA7">
        <w:rPr>
          <w:rFonts w:ascii="Calibri" w:hAnsi="Calibri" w:cs="Calibri"/>
          <w:i/>
          <w:iCs/>
        </w:rPr>
        <w:t>Icarus</w:t>
      </w:r>
      <w:r w:rsidRPr="00C11DA7">
        <w:rPr>
          <w:rFonts w:ascii="Calibri" w:hAnsi="Calibri" w:cs="Calibri"/>
        </w:rPr>
        <w:t xml:space="preserve"> 161 (1): 157–63. https://doi.org/10.1016/S0019-1035(02)00016-7.</w:t>
      </w:r>
    </w:p>
    <w:p w14:paraId="1FBDE976" w14:textId="77777777" w:rsidR="00C11DA7" w:rsidRPr="00C11DA7" w:rsidRDefault="00C11DA7" w:rsidP="00C11DA7">
      <w:pPr>
        <w:pStyle w:val="Bibliography"/>
        <w:rPr>
          <w:rFonts w:ascii="Calibri" w:hAnsi="Calibri" w:cs="Calibri"/>
        </w:rPr>
      </w:pPr>
      <w:r w:rsidRPr="00C11DA7">
        <w:rPr>
          <w:rFonts w:ascii="Calibri" w:hAnsi="Calibri" w:cs="Calibri"/>
        </w:rPr>
        <w:t xml:space="preserve">Brüggeller, Peter, and Erwin Mayer. 1980. ‘Complete Vitrification in Pure Liquid Water and Dilute Aqueous Solutions’. </w:t>
      </w:r>
      <w:r w:rsidRPr="00C11DA7">
        <w:rPr>
          <w:rFonts w:ascii="Calibri" w:hAnsi="Calibri" w:cs="Calibri"/>
          <w:i/>
          <w:iCs/>
        </w:rPr>
        <w:t>Nature</w:t>
      </w:r>
      <w:r w:rsidRPr="00C11DA7">
        <w:rPr>
          <w:rFonts w:ascii="Calibri" w:hAnsi="Calibri" w:cs="Calibri"/>
        </w:rPr>
        <w:t xml:space="preserve"> 288 (5791): 569–71. https://doi.org/10.1038/288569a0.</w:t>
      </w:r>
    </w:p>
    <w:p w14:paraId="53B20671" w14:textId="77777777" w:rsidR="00C11DA7" w:rsidRPr="00C11DA7" w:rsidRDefault="00C11DA7" w:rsidP="00C11DA7">
      <w:pPr>
        <w:pStyle w:val="Bibliography"/>
        <w:rPr>
          <w:rFonts w:ascii="Calibri" w:hAnsi="Calibri" w:cs="Calibri"/>
        </w:rPr>
      </w:pPr>
      <w:r w:rsidRPr="00C11DA7">
        <w:rPr>
          <w:rFonts w:ascii="Calibri" w:hAnsi="Calibri" w:cs="Calibri"/>
        </w:rPr>
        <w:t xml:space="preserve">Dubochet, J., and A.W. McDowall. 1981. ‘VITRIFICATION OF PURE WATER FOR ELECTRON MICROSCOPY’. </w:t>
      </w:r>
      <w:r w:rsidRPr="00C11DA7">
        <w:rPr>
          <w:rFonts w:ascii="Calibri" w:hAnsi="Calibri" w:cs="Calibri"/>
          <w:i/>
          <w:iCs/>
        </w:rPr>
        <w:t>Journal of Microscopy</w:t>
      </w:r>
      <w:r w:rsidRPr="00C11DA7">
        <w:rPr>
          <w:rFonts w:ascii="Calibri" w:hAnsi="Calibri" w:cs="Calibri"/>
        </w:rPr>
        <w:t xml:space="preserve"> 124 (3): 3–4. https://doi.org/10.1111/j.1365-2818.1981.tb02483.x.</w:t>
      </w:r>
    </w:p>
    <w:p w14:paraId="6FAE0E31" w14:textId="77777777" w:rsidR="00C11DA7" w:rsidRPr="00C11DA7" w:rsidRDefault="00C11DA7" w:rsidP="00C11DA7">
      <w:pPr>
        <w:pStyle w:val="Bibliography"/>
        <w:rPr>
          <w:rFonts w:ascii="Calibri" w:hAnsi="Calibri" w:cs="Calibri"/>
        </w:rPr>
      </w:pPr>
      <w:r w:rsidRPr="00C11DA7">
        <w:rPr>
          <w:rFonts w:ascii="Calibri" w:hAnsi="Calibri" w:cs="Calibri"/>
        </w:rPr>
        <w:t xml:space="preserve">Le, Hai, Yi Liu, and M. Sam Mannan. 2013. ‘Lower Flammability Limits of Hydrogen and Light Hydrocarbons at Subatmospheric Pressures’. </w:t>
      </w:r>
      <w:r w:rsidRPr="00C11DA7">
        <w:rPr>
          <w:rFonts w:ascii="Calibri" w:hAnsi="Calibri" w:cs="Calibri"/>
          <w:i/>
          <w:iCs/>
        </w:rPr>
        <w:t>Industrial &amp; Engineering Chemistry Research</w:t>
      </w:r>
      <w:r w:rsidRPr="00C11DA7">
        <w:rPr>
          <w:rFonts w:ascii="Calibri" w:hAnsi="Calibri" w:cs="Calibri"/>
        </w:rPr>
        <w:t xml:space="preserve"> 52 (3): 1372–78. https://doi.org/10.1021/ie302504h.</w:t>
      </w:r>
    </w:p>
    <w:p w14:paraId="03635249" w14:textId="77777777" w:rsidR="00C11DA7" w:rsidRPr="00C11DA7" w:rsidRDefault="00C11DA7" w:rsidP="00C11DA7">
      <w:pPr>
        <w:pStyle w:val="Bibliography"/>
        <w:rPr>
          <w:rFonts w:ascii="Calibri" w:hAnsi="Calibri" w:cs="Calibri"/>
        </w:rPr>
      </w:pPr>
      <w:r w:rsidRPr="00C11DA7">
        <w:rPr>
          <w:rFonts w:ascii="Calibri" w:hAnsi="Calibri" w:cs="Calibri"/>
        </w:rPr>
        <w:t>Lebrun, P.P.H. 2000. ‘A Review of the Technical Aspects of Drug Nebulization’ 22: 7.</w:t>
      </w:r>
    </w:p>
    <w:p w14:paraId="14585DF7" w14:textId="77777777" w:rsidR="00C11DA7" w:rsidRPr="00C11DA7" w:rsidRDefault="00C11DA7" w:rsidP="00C11DA7">
      <w:pPr>
        <w:pStyle w:val="Bibliography"/>
        <w:rPr>
          <w:rFonts w:ascii="Calibri" w:hAnsi="Calibri" w:cs="Calibri"/>
        </w:rPr>
      </w:pPr>
      <w:r w:rsidRPr="00C11DA7">
        <w:rPr>
          <w:rFonts w:ascii="Calibri" w:hAnsi="Calibri" w:cs="Calibri"/>
        </w:rPr>
        <w:t xml:space="preserve">Mayer, Erwin, and Peter Brüggeller. 1982. ‘Vitrification of Pure Liquid Water by High Pressure Jet Freezing’. </w:t>
      </w:r>
      <w:r w:rsidRPr="00C11DA7">
        <w:rPr>
          <w:rFonts w:ascii="Calibri" w:hAnsi="Calibri" w:cs="Calibri"/>
          <w:i/>
          <w:iCs/>
        </w:rPr>
        <w:t>Nature</w:t>
      </w:r>
      <w:r w:rsidRPr="00C11DA7">
        <w:rPr>
          <w:rFonts w:ascii="Calibri" w:hAnsi="Calibri" w:cs="Calibri"/>
        </w:rPr>
        <w:t xml:space="preserve"> 298 (5876): 715–18. https://doi.org/10.1038/298715a0.</w:t>
      </w:r>
    </w:p>
    <w:p w14:paraId="1D197CFD" w14:textId="77777777" w:rsidR="00C11DA7" w:rsidRPr="00C11DA7" w:rsidRDefault="00C11DA7" w:rsidP="00C11DA7">
      <w:pPr>
        <w:pStyle w:val="Bibliography"/>
        <w:rPr>
          <w:rFonts w:ascii="Calibri" w:hAnsi="Calibri" w:cs="Calibri"/>
        </w:rPr>
      </w:pPr>
      <w:r w:rsidRPr="00C11DA7">
        <w:rPr>
          <w:rFonts w:ascii="Calibri" w:hAnsi="Calibri" w:cs="Calibri"/>
        </w:rPr>
        <w:t xml:space="preserve">Silvester, N. R., S. Marchese-Ragona, and D. N. Johnston. 1982. ‘The Relative Efficiency of Various Fluids in the Rapid Freezing of Protozoa’. </w:t>
      </w:r>
      <w:r w:rsidRPr="00C11DA7">
        <w:rPr>
          <w:rFonts w:ascii="Calibri" w:hAnsi="Calibri" w:cs="Calibri"/>
          <w:i/>
          <w:iCs/>
        </w:rPr>
        <w:t>Journal of Microscopy</w:t>
      </w:r>
      <w:r w:rsidRPr="00C11DA7">
        <w:rPr>
          <w:rFonts w:ascii="Calibri" w:hAnsi="Calibri" w:cs="Calibri"/>
        </w:rPr>
        <w:t xml:space="preserve"> 128 (2): 175–86. https://doi.org/10.1111/j.1365-2818.1982.tb00449.x.</w:t>
      </w:r>
    </w:p>
    <w:p w14:paraId="75DCA87C" w14:textId="77777777" w:rsidR="00C11DA7" w:rsidRPr="00C11DA7" w:rsidRDefault="00C11DA7" w:rsidP="00C11DA7">
      <w:pPr>
        <w:pStyle w:val="Bibliography"/>
        <w:rPr>
          <w:rFonts w:ascii="Calibri" w:hAnsi="Calibri" w:cs="Calibri"/>
        </w:rPr>
      </w:pPr>
      <w:r w:rsidRPr="00C11DA7">
        <w:rPr>
          <w:rFonts w:ascii="Calibri" w:hAnsi="Calibri" w:cs="Calibri"/>
        </w:rPr>
        <w:lastRenderedPageBreak/>
        <w:t xml:space="preserve">Tivol, William F., Ariane Briegel, and Grant J. Jensen. 2008. ‘An Improved Cryogen for Plunge Freezing’. </w:t>
      </w:r>
      <w:r w:rsidRPr="00C11DA7">
        <w:rPr>
          <w:rFonts w:ascii="Calibri" w:hAnsi="Calibri" w:cs="Calibri"/>
          <w:i/>
          <w:iCs/>
        </w:rPr>
        <w:t>Microscopy and Microanalysis</w:t>
      </w:r>
      <w:r w:rsidRPr="00C11DA7">
        <w:rPr>
          <w:rFonts w:ascii="Calibri" w:hAnsi="Calibri" w:cs="Calibri"/>
        </w:rPr>
        <w:t xml:space="preserve"> 14 (5): 375–79. https://doi.org/10.1017/S1431927608080781.</w:t>
      </w:r>
    </w:p>
    <w:p w14:paraId="2D388E31" w14:textId="77777777" w:rsidR="00C11DA7" w:rsidRPr="00C11DA7" w:rsidRDefault="00C11DA7" w:rsidP="00C11DA7">
      <w:pPr>
        <w:pStyle w:val="Bibliography"/>
        <w:rPr>
          <w:rFonts w:ascii="Calibri" w:hAnsi="Calibri" w:cs="Calibri"/>
        </w:rPr>
      </w:pPr>
      <w:r w:rsidRPr="00C11DA7">
        <w:rPr>
          <w:rFonts w:ascii="Calibri" w:hAnsi="Calibri" w:cs="Calibri"/>
        </w:rPr>
        <w:t xml:space="preserve">Turnbull, David. 1969. ‘Under What Conditions Can a Glass Be Formed?’ </w:t>
      </w:r>
      <w:r w:rsidRPr="00C11DA7">
        <w:rPr>
          <w:rFonts w:ascii="Calibri" w:hAnsi="Calibri" w:cs="Calibri"/>
          <w:i/>
          <w:iCs/>
        </w:rPr>
        <w:t>Contemporary Physics</w:t>
      </w:r>
      <w:r w:rsidRPr="00C11DA7">
        <w:rPr>
          <w:rFonts w:ascii="Calibri" w:hAnsi="Calibri" w:cs="Calibri"/>
        </w:rPr>
        <w:t xml:space="preserve"> 10 (5): 473–88. https://doi.org/10.1080/00107516908204405.</w:t>
      </w:r>
    </w:p>
    <w:p w14:paraId="6DB3AC10" w14:textId="77777777" w:rsidR="00C11DA7" w:rsidRPr="00C11DA7" w:rsidRDefault="00C11DA7" w:rsidP="00C11DA7">
      <w:pPr>
        <w:pStyle w:val="Bibliography"/>
        <w:rPr>
          <w:rFonts w:ascii="Calibri" w:hAnsi="Calibri" w:cs="Calibri"/>
        </w:rPr>
      </w:pPr>
      <w:r w:rsidRPr="00C11DA7">
        <w:rPr>
          <w:rFonts w:ascii="Calibri" w:hAnsi="Calibri" w:cs="Calibri"/>
        </w:rPr>
        <w:t xml:space="preserve">Wang, H., R. C. Bell, M. J. Iedema, A. A. Tsekouras, and J. P. Cowin. 2005. ‘Sticky Ice Grains Aid Planet Formation: Unusual Properties of Cryogenic Water Ice’. </w:t>
      </w:r>
      <w:r w:rsidRPr="00C11DA7">
        <w:rPr>
          <w:rFonts w:ascii="Calibri" w:hAnsi="Calibri" w:cs="Calibri"/>
          <w:i/>
          <w:iCs/>
        </w:rPr>
        <w:t>The Astrophysical Journal</w:t>
      </w:r>
      <w:r w:rsidRPr="00C11DA7">
        <w:rPr>
          <w:rFonts w:ascii="Calibri" w:hAnsi="Calibri" w:cs="Calibri"/>
        </w:rPr>
        <w:t xml:space="preserve"> 620 (2): 1027–32. https://doi.org/10.1086/427072.</w:t>
      </w:r>
    </w:p>
    <w:p w14:paraId="21E9A800" w14:textId="54842906" w:rsidR="00C66CDC" w:rsidRDefault="00C66CDC">
      <w:r>
        <w:fldChar w:fldCharType="end"/>
      </w:r>
    </w:p>
    <w:p w14:paraId="41862A81" w14:textId="46CA70A4" w:rsidR="00C66CDC" w:rsidRDefault="00C66CDC"/>
    <w:p w14:paraId="4CC8E79A" w14:textId="77777777" w:rsidR="00C66CDC" w:rsidRPr="00E362F2" w:rsidRDefault="00C66CDC" w:rsidP="00E362F2"/>
    <w:sectPr w:rsidR="00C66CDC" w:rsidRPr="00E362F2" w:rsidSect="00007D82">
      <w:footerReference w:type="default" r:id="rId31"/>
      <w:pgSz w:w="12240" w:h="15840"/>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51" w:author="Anita.Dawes" w:date="2020-06-25T14:58:00Z" w:initials="A">
    <w:p w14:paraId="32D93849" w14:textId="50E9CA02" w:rsidR="00DF2113" w:rsidRDefault="00DF2113">
      <w:pPr>
        <w:pStyle w:val="CommentText"/>
      </w:pPr>
      <w:r>
        <w:rPr>
          <w:rStyle w:val="CommentReference"/>
        </w:rPr>
        <w:annotationRef/>
      </w:r>
      <w:r>
        <w:t>Probably not required</w:t>
      </w:r>
    </w:p>
  </w:comment>
  <w:comment w:id="52" w:author="Anita.Dawes" w:date="2020-06-25T14:58:00Z" w:initials="A">
    <w:p w14:paraId="33F7984D" w14:textId="55ED2400" w:rsidR="00DF2113" w:rsidRDefault="00DF2113">
      <w:pPr>
        <w:pStyle w:val="CommentText"/>
      </w:pPr>
      <w:r>
        <w:rPr>
          <w:rStyle w:val="CommentReference"/>
        </w:rPr>
        <w:annotationRef/>
      </w:r>
      <w:r>
        <w:t>Probably yes, if its purpose is significant to the purity of gas in the glove box</w:t>
      </w:r>
    </w:p>
  </w:comment>
  <w:comment w:id="55" w:author="Anita.Dawes" w:date="2020-06-25T14:55:00Z" w:initials="A">
    <w:p w14:paraId="7908D547" w14:textId="6A53FB36" w:rsidR="00DF2113" w:rsidRDefault="00DF2113">
      <w:pPr>
        <w:pStyle w:val="CommentText"/>
      </w:pPr>
      <w:r>
        <w:rPr>
          <w:rStyle w:val="CommentReference"/>
        </w:rPr>
        <w:annotationRef/>
      </w:r>
      <w:r>
        <w:t>Check spelling of ‘dewar’ in the box with the key for the colored sections</w:t>
      </w:r>
    </w:p>
  </w:comment>
  <w:comment w:id="56" w:author="Anita.Dawes" w:date="2020-06-25T15:07:00Z" w:initials="A">
    <w:p w14:paraId="7C7E84E9" w14:textId="19B2DE14" w:rsidR="00DF2113" w:rsidRDefault="00DF2113">
      <w:pPr>
        <w:pStyle w:val="CommentText"/>
      </w:pPr>
      <w:r>
        <w:rPr>
          <w:rStyle w:val="CommentReference"/>
        </w:rPr>
        <w:annotationRef/>
      </w:r>
      <w:r>
        <w:t>Do you mean paper towel?</w:t>
      </w:r>
    </w:p>
  </w:comment>
  <w:comment w:id="57" w:author="Anita.Dawes" w:date="2020-06-25T15:08:00Z" w:initials="A">
    <w:p w14:paraId="7DFE7489" w14:textId="515F05BC" w:rsidR="00DF2113" w:rsidRDefault="00DF2113">
      <w:pPr>
        <w:pStyle w:val="CommentText"/>
      </w:pPr>
      <w:r>
        <w:rPr>
          <w:rStyle w:val="CommentReference"/>
        </w:rPr>
        <w:annotationRef/>
      </w:r>
      <w:r>
        <w:rPr>
          <w:rStyle w:val="CommentReference"/>
        </w:rPr>
        <w:t>paper?</w:t>
      </w:r>
    </w:p>
  </w:comment>
  <w:comment w:id="60" w:author="Anita.Dawes" w:date="2020-06-25T15:03:00Z" w:initials="A">
    <w:p w14:paraId="50E3B52D" w14:textId="650D3900" w:rsidR="00DF2113" w:rsidRDefault="00DF2113">
      <w:pPr>
        <w:pStyle w:val="CommentText"/>
      </w:pPr>
      <w:r>
        <w:rPr>
          <w:rStyle w:val="CommentReference"/>
        </w:rPr>
        <w:annotationRef/>
      </w:r>
      <w:r>
        <w:t>Question: If the glove box is being purged with N2, that should eliminate/reduce the water vapour content (together with the O2)?</w:t>
      </w:r>
    </w:p>
  </w:comment>
  <w:comment w:id="67" w:author="Anita.Dawes" w:date="2020-06-25T15:10:00Z" w:initials="A">
    <w:p w14:paraId="5F22428B" w14:textId="51A90077" w:rsidR="00DF2113" w:rsidRDefault="00DF2113">
      <w:pPr>
        <w:pStyle w:val="CommentText"/>
      </w:pPr>
      <w:r>
        <w:rPr>
          <w:rStyle w:val="CommentReference"/>
        </w:rPr>
        <w:annotationRef/>
      </w:r>
      <w:r>
        <w:rPr>
          <w:rStyle w:val="CommentReference"/>
        </w:rPr>
        <w:t>Is the copper of special grade? E.g. Oxygen-free high conductivity Cu? Did you order this yourself – if so it’s good to mention the company from where you got it – if not, then not to worry.</w:t>
      </w:r>
    </w:p>
  </w:comment>
  <w:comment w:id="69" w:author="Anita.Dawes" w:date="2020-06-25T15:17:00Z" w:initials="A">
    <w:p w14:paraId="62007A17" w14:textId="76EA39D4" w:rsidR="008A6086" w:rsidRDefault="008A6086">
      <w:pPr>
        <w:pStyle w:val="CommentText"/>
      </w:pPr>
      <w:r>
        <w:rPr>
          <w:rStyle w:val="CommentReference"/>
        </w:rPr>
        <w:annotationRef/>
      </w:r>
      <w:r>
        <w:t>Do you mean ‘immersing’? Or do you dip the reaction vessel in and out, in which case ‘dipping’ is appropriate.</w:t>
      </w:r>
    </w:p>
  </w:comment>
  <w:comment w:id="82" w:author="Anita.Dawes" w:date="2020-06-25T15:19:00Z" w:initials="A">
    <w:p w14:paraId="0008F7B3" w14:textId="7DB2CC0C" w:rsidR="008A6086" w:rsidRDefault="008A6086">
      <w:pPr>
        <w:pStyle w:val="CommentText"/>
      </w:pPr>
      <w:r>
        <w:rPr>
          <w:rStyle w:val="CommentReference"/>
        </w:rPr>
        <w:annotationRef/>
      </w:r>
      <w:r>
        <w:t>or ‘fed through’?</w:t>
      </w:r>
    </w:p>
  </w:comment>
  <w:comment w:id="91" w:author="Anita.Dawes" w:date="2020-06-25T15:22:00Z" w:initials="A">
    <w:p w14:paraId="0BE3B1B0" w14:textId="7E121E42" w:rsidR="00C23F1E" w:rsidRDefault="008A6086">
      <w:pPr>
        <w:pStyle w:val="CommentText"/>
      </w:pPr>
      <w:r>
        <w:rPr>
          <w:rStyle w:val="CommentReference"/>
        </w:rPr>
        <w:annotationRef/>
      </w:r>
      <w:r>
        <w:t xml:space="preserve">before the ethane pipe inside the glove box, or outside the glove box? Of outside then it’s before V4? If so then the whole sentence could be rephrased “Ethane pressure is monitored using a digital pressure gauge which is connected between the </w:t>
      </w:r>
      <w:r w:rsidR="00C23F1E">
        <w:t>gas regulator and V4.”… unless I mis-understood.</w:t>
      </w:r>
    </w:p>
  </w:comment>
  <w:comment w:id="94" w:author="Anita.Dawes" w:date="2020-06-25T15:28:00Z" w:initials="A">
    <w:p w14:paraId="4E69DD9F" w14:textId="0F30A6AF" w:rsidR="00C23F1E" w:rsidRDefault="00C23F1E">
      <w:pPr>
        <w:pStyle w:val="CommentText"/>
      </w:pPr>
      <w:r>
        <w:rPr>
          <w:rStyle w:val="CommentReference"/>
        </w:rPr>
        <w:annotationRef/>
      </w:r>
      <w:r>
        <w:t>Figure 15 comes much, much later… generally a new figure should be introduced closed to the text referring to it. You can refer, but not forward. If you need to refer forward, then you should bring the figure here (and repeat it later if necessary).</w:t>
      </w:r>
    </w:p>
  </w:comment>
  <w:comment w:id="101" w:author="Anita.Dawes" w:date="2020-06-25T15:30:00Z" w:initials="A">
    <w:p w14:paraId="58775340" w14:textId="297F8C17" w:rsidR="00C23F1E" w:rsidRDefault="00C23F1E">
      <w:pPr>
        <w:pStyle w:val="CommentText"/>
      </w:pPr>
      <w:r>
        <w:rPr>
          <w:rStyle w:val="CommentReference"/>
        </w:rPr>
        <w:annotationRef/>
      </w:r>
      <w:r>
        <w:t>Same comment as above about referring to figures.</w:t>
      </w:r>
    </w:p>
  </w:comment>
  <w:comment w:id="109" w:author="Anita.Dawes" w:date="2020-06-25T15:32:00Z" w:initials="A">
    <w:p w14:paraId="6F6498C4" w14:textId="1E142464" w:rsidR="00C23F1E" w:rsidRDefault="00C23F1E">
      <w:pPr>
        <w:pStyle w:val="CommentText"/>
      </w:pPr>
      <w:r>
        <w:rPr>
          <w:rStyle w:val="CommentReference"/>
        </w:rPr>
        <w:annotationRef/>
      </w:r>
      <w:r>
        <w:t>Use a ‘non-breaking space’ [Ctrl+Shift+Space] between 89.7 and K to prevent them to be separated across two lines.</w:t>
      </w:r>
    </w:p>
  </w:comment>
  <w:comment w:id="134" w:author="Anita.Dawes" w:date="2020-06-25T16:23:00Z" w:initials="A">
    <w:p w14:paraId="01C821C5" w14:textId="6B2AE0AA" w:rsidR="00C652EB" w:rsidRDefault="00C652EB">
      <w:pPr>
        <w:pStyle w:val="CommentText"/>
      </w:pPr>
      <w:r>
        <w:rPr>
          <w:rStyle w:val="CommentReference"/>
        </w:rPr>
        <w:annotationRef/>
      </w:r>
      <w:r>
        <w:t>Remember the use of ‘we’… if we, then somewhere you need to say who else was involved, if you only then just say ‘I’…</w:t>
      </w:r>
    </w:p>
  </w:comment>
  <w:comment w:id="141" w:author="Anita.Dawes" w:date="2020-06-25T16:25:00Z" w:initials="A">
    <w:p w14:paraId="2C1AF74B" w14:textId="34740391" w:rsidR="00C652EB" w:rsidRDefault="00C652EB">
      <w:pPr>
        <w:pStyle w:val="CommentText"/>
      </w:pPr>
      <w:r>
        <w:rPr>
          <w:rStyle w:val="CommentReference"/>
        </w:rPr>
        <w:annotationRef/>
      </w:r>
      <w:r>
        <w:t>How?</w:t>
      </w:r>
    </w:p>
  </w:comment>
  <w:comment w:id="168" w:author="Anita.Dawes" w:date="2020-06-25T16:36:00Z" w:initials="A">
    <w:p w14:paraId="61B45618" w14:textId="3E6D8649" w:rsidR="004C55AB" w:rsidRDefault="004C55AB">
      <w:pPr>
        <w:pStyle w:val="CommentText"/>
      </w:pPr>
      <w:r>
        <w:rPr>
          <w:rStyle w:val="CommentReference"/>
        </w:rPr>
        <w:annotationRef/>
      </w:r>
      <w:r>
        <w:t>In this section you have been switching between we, I and impersonal… it is good to get into the habit of being consistent within the same procedural description.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2D93849" w15:done="0"/>
  <w15:commentEx w15:paraId="33F7984D" w15:done="0"/>
  <w15:commentEx w15:paraId="7908D547" w15:done="0"/>
  <w15:commentEx w15:paraId="7C7E84E9" w15:done="0"/>
  <w15:commentEx w15:paraId="7DFE7489" w15:done="0"/>
  <w15:commentEx w15:paraId="50E3B52D" w15:done="0"/>
  <w15:commentEx w15:paraId="5F22428B" w15:done="0"/>
  <w15:commentEx w15:paraId="62007A17" w15:done="0"/>
  <w15:commentEx w15:paraId="0008F7B3" w15:done="0"/>
  <w15:commentEx w15:paraId="0BE3B1B0" w15:done="0"/>
  <w15:commentEx w15:paraId="4E69DD9F" w15:done="0"/>
  <w15:commentEx w15:paraId="58775340" w15:done="0"/>
  <w15:commentEx w15:paraId="6F6498C4" w15:done="0"/>
  <w15:commentEx w15:paraId="01C821C5" w15:done="0"/>
  <w15:commentEx w15:paraId="2C1AF74B" w15:done="0"/>
  <w15:commentEx w15:paraId="61B4561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2D93849" w16cid:durableId="229F39F9"/>
  <w16cid:commentId w16cid:paraId="33F7984D" w16cid:durableId="229F3A04"/>
  <w16cid:commentId w16cid:paraId="7908D547" w16cid:durableId="229F3963"/>
  <w16cid:commentId w16cid:paraId="7C7E84E9" w16cid:durableId="229F3C25"/>
  <w16cid:commentId w16cid:paraId="7DFE7489" w16cid:durableId="229F3C54"/>
  <w16cid:commentId w16cid:paraId="50E3B52D" w16cid:durableId="229F3B48"/>
  <w16cid:commentId w16cid:paraId="5F22428B" w16cid:durableId="229F3D03"/>
  <w16cid:commentId w16cid:paraId="62007A17" w16cid:durableId="229F3E73"/>
  <w16cid:commentId w16cid:paraId="0008F7B3" w16cid:durableId="229F3F1F"/>
  <w16cid:commentId w16cid:paraId="0BE3B1B0" w16cid:durableId="229F3FC7"/>
  <w16cid:commentId w16cid:paraId="4E69DD9F" w16cid:durableId="229F4107"/>
  <w16cid:commentId w16cid:paraId="58775340" w16cid:durableId="229F4179"/>
  <w16cid:commentId w16cid:paraId="6F6498C4" w16cid:durableId="229F41FC"/>
  <w16cid:commentId w16cid:paraId="01C821C5" w16cid:durableId="229F4DE8"/>
  <w16cid:commentId w16cid:paraId="2C1AF74B" w16cid:durableId="229F4E86"/>
  <w16cid:commentId w16cid:paraId="61B45618" w16cid:durableId="229F510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C11840" w14:textId="77777777" w:rsidR="00DF2113" w:rsidRDefault="00DF2113" w:rsidP="000D2DC2">
      <w:pPr>
        <w:spacing w:after="0" w:line="240" w:lineRule="auto"/>
      </w:pPr>
      <w:r>
        <w:separator/>
      </w:r>
    </w:p>
  </w:endnote>
  <w:endnote w:type="continuationSeparator" w:id="0">
    <w:p w14:paraId="160EE07F" w14:textId="77777777" w:rsidR="00DF2113" w:rsidRDefault="00DF2113" w:rsidP="000D2D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48430434"/>
      <w:docPartObj>
        <w:docPartGallery w:val="Page Numbers (Bottom of Page)"/>
        <w:docPartUnique/>
      </w:docPartObj>
    </w:sdtPr>
    <w:sdtEndPr/>
    <w:sdtContent>
      <w:p w14:paraId="1C1020FB" w14:textId="46EF1A0A" w:rsidR="00DF2113" w:rsidRDefault="00DF2113">
        <w:pPr>
          <w:pStyle w:val="Footer"/>
          <w:jc w:val="center"/>
        </w:pPr>
        <w:r>
          <w:fldChar w:fldCharType="begin"/>
        </w:r>
        <w:r>
          <w:instrText>PAGE   \* MERGEFORMAT</w:instrText>
        </w:r>
        <w:r>
          <w:fldChar w:fldCharType="separate"/>
        </w:r>
        <w:r>
          <w:rPr>
            <w:lang w:val="fr-FR"/>
          </w:rPr>
          <w:t>2</w:t>
        </w:r>
        <w:r>
          <w:fldChar w:fldCharType="end"/>
        </w:r>
      </w:p>
    </w:sdtContent>
  </w:sdt>
  <w:p w14:paraId="2AE96D71" w14:textId="77777777" w:rsidR="00DF2113" w:rsidRDefault="00DF211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71E10B" w14:textId="77777777" w:rsidR="00DF2113" w:rsidRDefault="00DF2113" w:rsidP="000D2DC2">
      <w:pPr>
        <w:spacing w:after="0" w:line="240" w:lineRule="auto"/>
      </w:pPr>
      <w:r>
        <w:separator/>
      </w:r>
    </w:p>
  </w:footnote>
  <w:footnote w:type="continuationSeparator" w:id="0">
    <w:p w14:paraId="5797F1FB" w14:textId="77777777" w:rsidR="00DF2113" w:rsidRDefault="00DF2113" w:rsidP="000D2DC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51B6B"/>
    <w:multiLevelType w:val="hybridMultilevel"/>
    <w:tmpl w:val="D7C061F0"/>
    <w:lvl w:ilvl="0" w:tplc="3B52344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D142F3"/>
    <w:multiLevelType w:val="hybridMultilevel"/>
    <w:tmpl w:val="15E42D08"/>
    <w:lvl w:ilvl="0" w:tplc="2B42E00E">
      <w:start w:val="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3443FAA"/>
    <w:multiLevelType w:val="hybridMultilevel"/>
    <w:tmpl w:val="CE5C308A"/>
    <w:lvl w:ilvl="0" w:tplc="12DE10B8">
      <w:start w:val="5"/>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73D4673"/>
    <w:multiLevelType w:val="hybridMultilevel"/>
    <w:tmpl w:val="8D149FF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12362AE"/>
    <w:multiLevelType w:val="hybridMultilevel"/>
    <w:tmpl w:val="6D781AF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CB26848"/>
    <w:multiLevelType w:val="hybridMultilevel"/>
    <w:tmpl w:val="9FD2BC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CB60C17"/>
    <w:multiLevelType w:val="hybridMultilevel"/>
    <w:tmpl w:val="AF109ADA"/>
    <w:lvl w:ilvl="0" w:tplc="D5605FCC">
      <w:start w:val="3"/>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F0A431B"/>
    <w:multiLevelType w:val="multilevel"/>
    <w:tmpl w:val="C514296E"/>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8" w15:restartNumberingAfterBreak="0">
    <w:nsid w:val="32DB2D08"/>
    <w:multiLevelType w:val="hybridMultilevel"/>
    <w:tmpl w:val="D78490C4"/>
    <w:lvl w:ilvl="0" w:tplc="26C23DD0">
      <w:start w:val="17"/>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471F3CC6"/>
    <w:multiLevelType w:val="hybridMultilevel"/>
    <w:tmpl w:val="23EEC6B6"/>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490A53C3"/>
    <w:multiLevelType w:val="multilevel"/>
    <w:tmpl w:val="5CA6AED6"/>
    <w:lvl w:ilvl="0">
      <w:start w:val="5"/>
      <w:numFmt w:val="decimal"/>
      <w:lvlText w:val="%1."/>
      <w:lvlJc w:val="left"/>
      <w:pPr>
        <w:ind w:left="648" w:hanging="648"/>
      </w:pPr>
      <w:rPr>
        <w:rFonts w:hint="default"/>
      </w:rPr>
    </w:lvl>
    <w:lvl w:ilvl="1">
      <w:start w:val="4"/>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528C0987"/>
    <w:multiLevelType w:val="hybridMultilevel"/>
    <w:tmpl w:val="3754F7FC"/>
    <w:lvl w:ilvl="0" w:tplc="B56C8E44">
      <w:start w:val="4"/>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5DF6022F"/>
    <w:multiLevelType w:val="hybridMultilevel"/>
    <w:tmpl w:val="60E2511E"/>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771523BE"/>
    <w:multiLevelType w:val="hybridMultilevel"/>
    <w:tmpl w:val="11B6EC00"/>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771F318B"/>
    <w:multiLevelType w:val="multilevel"/>
    <w:tmpl w:val="D14CDDDA"/>
    <w:lvl w:ilvl="0">
      <w:start w:val="5"/>
      <w:numFmt w:val="decimal"/>
      <w:lvlText w:val="%1."/>
      <w:lvlJc w:val="left"/>
      <w:pPr>
        <w:ind w:left="648" w:hanging="648"/>
      </w:pPr>
      <w:rPr>
        <w:rFonts w:hint="default"/>
      </w:rPr>
    </w:lvl>
    <w:lvl w:ilvl="1">
      <w:start w:val="5"/>
      <w:numFmt w:val="decimal"/>
      <w:lvlText w:val="%1.%2."/>
      <w:lvlJc w:val="left"/>
      <w:pPr>
        <w:ind w:left="720" w:hanging="720"/>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783E2E4E"/>
    <w:multiLevelType w:val="hybridMultilevel"/>
    <w:tmpl w:val="CC2C6004"/>
    <w:lvl w:ilvl="0" w:tplc="DAB2A288">
      <w:start w:val="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D1D0ECA"/>
    <w:multiLevelType w:val="hybridMultilevel"/>
    <w:tmpl w:val="04AA6D8E"/>
    <w:lvl w:ilvl="0" w:tplc="08090001">
      <w:start w:val="1"/>
      <w:numFmt w:val="bullet"/>
      <w:lvlText w:val=""/>
      <w:lvlJc w:val="left"/>
      <w:pPr>
        <w:ind w:left="766" w:hanging="360"/>
      </w:pPr>
      <w:rPr>
        <w:rFonts w:ascii="Symbol" w:hAnsi="Symbol" w:hint="default"/>
      </w:rPr>
    </w:lvl>
    <w:lvl w:ilvl="1" w:tplc="08090003" w:tentative="1">
      <w:start w:val="1"/>
      <w:numFmt w:val="bullet"/>
      <w:lvlText w:val="o"/>
      <w:lvlJc w:val="left"/>
      <w:pPr>
        <w:ind w:left="1486" w:hanging="360"/>
      </w:pPr>
      <w:rPr>
        <w:rFonts w:ascii="Courier New" w:hAnsi="Courier New" w:cs="Courier New" w:hint="default"/>
      </w:rPr>
    </w:lvl>
    <w:lvl w:ilvl="2" w:tplc="08090005" w:tentative="1">
      <w:start w:val="1"/>
      <w:numFmt w:val="bullet"/>
      <w:lvlText w:val=""/>
      <w:lvlJc w:val="left"/>
      <w:pPr>
        <w:ind w:left="2206" w:hanging="360"/>
      </w:pPr>
      <w:rPr>
        <w:rFonts w:ascii="Wingdings" w:hAnsi="Wingdings" w:hint="default"/>
      </w:rPr>
    </w:lvl>
    <w:lvl w:ilvl="3" w:tplc="08090001" w:tentative="1">
      <w:start w:val="1"/>
      <w:numFmt w:val="bullet"/>
      <w:lvlText w:val=""/>
      <w:lvlJc w:val="left"/>
      <w:pPr>
        <w:ind w:left="2926" w:hanging="360"/>
      </w:pPr>
      <w:rPr>
        <w:rFonts w:ascii="Symbol" w:hAnsi="Symbol" w:hint="default"/>
      </w:rPr>
    </w:lvl>
    <w:lvl w:ilvl="4" w:tplc="08090003" w:tentative="1">
      <w:start w:val="1"/>
      <w:numFmt w:val="bullet"/>
      <w:lvlText w:val="o"/>
      <w:lvlJc w:val="left"/>
      <w:pPr>
        <w:ind w:left="3646" w:hanging="360"/>
      </w:pPr>
      <w:rPr>
        <w:rFonts w:ascii="Courier New" w:hAnsi="Courier New" w:cs="Courier New" w:hint="default"/>
      </w:rPr>
    </w:lvl>
    <w:lvl w:ilvl="5" w:tplc="08090005" w:tentative="1">
      <w:start w:val="1"/>
      <w:numFmt w:val="bullet"/>
      <w:lvlText w:val=""/>
      <w:lvlJc w:val="left"/>
      <w:pPr>
        <w:ind w:left="4366" w:hanging="360"/>
      </w:pPr>
      <w:rPr>
        <w:rFonts w:ascii="Wingdings" w:hAnsi="Wingdings" w:hint="default"/>
      </w:rPr>
    </w:lvl>
    <w:lvl w:ilvl="6" w:tplc="08090001" w:tentative="1">
      <w:start w:val="1"/>
      <w:numFmt w:val="bullet"/>
      <w:lvlText w:val=""/>
      <w:lvlJc w:val="left"/>
      <w:pPr>
        <w:ind w:left="5086" w:hanging="360"/>
      </w:pPr>
      <w:rPr>
        <w:rFonts w:ascii="Symbol" w:hAnsi="Symbol" w:hint="default"/>
      </w:rPr>
    </w:lvl>
    <w:lvl w:ilvl="7" w:tplc="08090003" w:tentative="1">
      <w:start w:val="1"/>
      <w:numFmt w:val="bullet"/>
      <w:lvlText w:val="o"/>
      <w:lvlJc w:val="left"/>
      <w:pPr>
        <w:ind w:left="5806" w:hanging="360"/>
      </w:pPr>
      <w:rPr>
        <w:rFonts w:ascii="Courier New" w:hAnsi="Courier New" w:cs="Courier New" w:hint="default"/>
      </w:rPr>
    </w:lvl>
    <w:lvl w:ilvl="8" w:tplc="08090005" w:tentative="1">
      <w:start w:val="1"/>
      <w:numFmt w:val="bullet"/>
      <w:lvlText w:val=""/>
      <w:lvlJc w:val="left"/>
      <w:pPr>
        <w:ind w:left="6526" w:hanging="360"/>
      </w:pPr>
      <w:rPr>
        <w:rFonts w:ascii="Wingdings" w:hAnsi="Wingdings" w:hint="default"/>
      </w:rPr>
    </w:lvl>
  </w:abstractNum>
  <w:num w:numId="1">
    <w:abstractNumId w:val="7"/>
  </w:num>
  <w:num w:numId="2">
    <w:abstractNumId w:val="12"/>
  </w:num>
  <w:num w:numId="3">
    <w:abstractNumId w:val="9"/>
  </w:num>
  <w:num w:numId="4">
    <w:abstractNumId w:val="0"/>
  </w:num>
  <w:num w:numId="5">
    <w:abstractNumId w:val="4"/>
  </w:num>
  <w:num w:numId="6">
    <w:abstractNumId w:val="11"/>
  </w:num>
  <w:num w:numId="7">
    <w:abstractNumId w:val="15"/>
  </w:num>
  <w:num w:numId="8">
    <w:abstractNumId w:val="5"/>
  </w:num>
  <w:num w:numId="9">
    <w:abstractNumId w:val="2"/>
  </w:num>
  <w:num w:numId="10">
    <w:abstractNumId w:val="13"/>
  </w:num>
  <w:num w:numId="11">
    <w:abstractNumId w:val="8"/>
  </w:num>
  <w:num w:numId="12">
    <w:abstractNumId w:val="1"/>
  </w:num>
  <w:num w:numId="13">
    <w:abstractNumId w:val="3"/>
  </w:num>
  <w:num w:numId="14">
    <w:abstractNumId w:val="10"/>
  </w:num>
  <w:num w:numId="15">
    <w:abstractNumId w:val="14"/>
  </w:num>
  <w:num w:numId="16">
    <w:abstractNumId w:val="6"/>
  </w:num>
  <w:num w:numId="17">
    <w:abstractNumId w:val="1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nita.Dawes">
    <w15:presenceInfo w15:providerId="AD" w15:userId="S::ad3298@open.ac.uk::0fb03d57-58a9-4c05-9054-e36b157a1e9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trackRevision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7361"/>
    <w:rsid w:val="00003477"/>
    <w:rsid w:val="00007D82"/>
    <w:rsid w:val="00010626"/>
    <w:rsid w:val="00013E2A"/>
    <w:rsid w:val="0001513E"/>
    <w:rsid w:val="000204FF"/>
    <w:rsid w:val="000211DA"/>
    <w:rsid w:val="00026933"/>
    <w:rsid w:val="0007275B"/>
    <w:rsid w:val="00096842"/>
    <w:rsid w:val="000A025A"/>
    <w:rsid w:val="000D2DC2"/>
    <w:rsid w:val="000D5E23"/>
    <w:rsid w:val="000F2533"/>
    <w:rsid w:val="000F3725"/>
    <w:rsid w:val="000F442F"/>
    <w:rsid w:val="000F6150"/>
    <w:rsid w:val="00102262"/>
    <w:rsid w:val="0011040A"/>
    <w:rsid w:val="00131068"/>
    <w:rsid w:val="00140D30"/>
    <w:rsid w:val="001437B6"/>
    <w:rsid w:val="00160046"/>
    <w:rsid w:val="00160936"/>
    <w:rsid w:val="00162DEE"/>
    <w:rsid w:val="00163CB6"/>
    <w:rsid w:val="00163CF9"/>
    <w:rsid w:val="00166BEB"/>
    <w:rsid w:val="001760B9"/>
    <w:rsid w:val="00180427"/>
    <w:rsid w:val="001945DB"/>
    <w:rsid w:val="001B4E9A"/>
    <w:rsid w:val="001B56FB"/>
    <w:rsid w:val="001B747D"/>
    <w:rsid w:val="001C1BF8"/>
    <w:rsid w:val="001C2249"/>
    <w:rsid w:val="001D35B4"/>
    <w:rsid w:val="001D3C54"/>
    <w:rsid w:val="001E0632"/>
    <w:rsid w:val="001E2049"/>
    <w:rsid w:val="001E29F3"/>
    <w:rsid w:val="001F173C"/>
    <w:rsid w:val="00200912"/>
    <w:rsid w:val="00201E24"/>
    <w:rsid w:val="0020613B"/>
    <w:rsid w:val="002140D0"/>
    <w:rsid w:val="00216E5D"/>
    <w:rsid w:val="00225773"/>
    <w:rsid w:val="00225BAF"/>
    <w:rsid w:val="002300F0"/>
    <w:rsid w:val="00230C17"/>
    <w:rsid w:val="00241507"/>
    <w:rsid w:val="002508B2"/>
    <w:rsid w:val="0027324B"/>
    <w:rsid w:val="002747F2"/>
    <w:rsid w:val="00283982"/>
    <w:rsid w:val="00295A4A"/>
    <w:rsid w:val="002969EA"/>
    <w:rsid w:val="00297262"/>
    <w:rsid w:val="002A525F"/>
    <w:rsid w:val="002B0AFD"/>
    <w:rsid w:val="002B14CE"/>
    <w:rsid w:val="002B636E"/>
    <w:rsid w:val="002E17EF"/>
    <w:rsid w:val="002E46DE"/>
    <w:rsid w:val="002E7F35"/>
    <w:rsid w:val="002F0FD4"/>
    <w:rsid w:val="002F367F"/>
    <w:rsid w:val="002F44AB"/>
    <w:rsid w:val="00303C90"/>
    <w:rsid w:val="00312CDA"/>
    <w:rsid w:val="003214C7"/>
    <w:rsid w:val="003241FA"/>
    <w:rsid w:val="00330519"/>
    <w:rsid w:val="00333547"/>
    <w:rsid w:val="003346D3"/>
    <w:rsid w:val="00335599"/>
    <w:rsid w:val="00335BAE"/>
    <w:rsid w:val="003372E2"/>
    <w:rsid w:val="00347838"/>
    <w:rsid w:val="00350785"/>
    <w:rsid w:val="00355F5A"/>
    <w:rsid w:val="003678C5"/>
    <w:rsid w:val="003925AD"/>
    <w:rsid w:val="00392D32"/>
    <w:rsid w:val="00393AF0"/>
    <w:rsid w:val="003965BE"/>
    <w:rsid w:val="0039724B"/>
    <w:rsid w:val="003A1B33"/>
    <w:rsid w:val="003A2031"/>
    <w:rsid w:val="003D2842"/>
    <w:rsid w:val="003E5DF7"/>
    <w:rsid w:val="00406BBA"/>
    <w:rsid w:val="00416896"/>
    <w:rsid w:val="004329EF"/>
    <w:rsid w:val="00442394"/>
    <w:rsid w:val="00453CCF"/>
    <w:rsid w:val="0045552F"/>
    <w:rsid w:val="0045682B"/>
    <w:rsid w:val="004803F8"/>
    <w:rsid w:val="00484B92"/>
    <w:rsid w:val="0048541B"/>
    <w:rsid w:val="00490C3D"/>
    <w:rsid w:val="0049377A"/>
    <w:rsid w:val="00495EED"/>
    <w:rsid w:val="004B2EB5"/>
    <w:rsid w:val="004C55AB"/>
    <w:rsid w:val="004D51BF"/>
    <w:rsid w:val="004E2822"/>
    <w:rsid w:val="004F23BC"/>
    <w:rsid w:val="00500EDF"/>
    <w:rsid w:val="00502B15"/>
    <w:rsid w:val="00510326"/>
    <w:rsid w:val="00523068"/>
    <w:rsid w:val="00523FDA"/>
    <w:rsid w:val="005277CE"/>
    <w:rsid w:val="00527D9A"/>
    <w:rsid w:val="005340A7"/>
    <w:rsid w:val="00544456"/>
    <w:rsid w:val="00551572"/>
    <w:rsid w:val="00565522"/>
    <w:rsid w:val="005757D4"/>
    <w:rsid w:val="00583A12"/>
    <w:rsid w:val="00585816"/>
    <w:rsid w:val="005878B4"/>
    <w:rsid w:val="005878C9"/>
    <w:rsid w:val="005A17A5"/>
    <w:rsid w:val="005B00F1"/>
    <w:rsid w:val="005C10E4"/>
    <w:rsid w:val="005C392E"/>
    <w:rsid w:val="005C5640"/>
    <w:rsid w:val="005F0F7F"/>
    <w:rsid w:val="00605769"/>
    <w:rsid w:val="00610704"/>
    <w:rsid w:val="00635951"/>
    <w:rsid w:val="0063692D"/>
    <w:rsid w:val="00652C34"/>
    <w:rsid w:val="006658A0"/>
    <w:rsid w:val="00680B08"/>
    <w:rsid w:val="00687E4A"/>
    <w:rsid w:val="006954B3"/>
    <w:rsid w:val="00697629"/>
    <w:rsid w:val="006A116A"/>
    <w:rsid w:val="006A476B"/>
    <w:rsid w:val="006A5EE4"/>
    <w:rsid w:val="006B7D35"/>
    <w:rsid w:val="006C5C7C"/>
    <w:rsid w:val="006D33DC"/>
    <w:rsid w:val="006F3F8B"/>
    <w:rsid w:val="006F4FDF"/>
    <w:rsid w:val="006F74D3"/>
    <w:rsid w:val="0070738B"/>
    <w:rsid w:val="00707EAB"/>
    <w:rsid w:val="00710A58"/>
    <w:rsid w:val="007123AF"/>
    <w:rsid w:val="00727065"/>
    <w:rsid w:val="00730920"/>
    <w:rsid w:val="007337BA"/>
    <w:rsid w:val="00735AEE"/>
    <w:rsid w:val="00740E1C"/>
    <w:rsid w:val="0077379F"/>
    <w:rsid w:val="0077714C"/>
    <w:rsid w:val="00780706"/>
    <w:rsid w:val="007961BE"/>
    <w:rsid w:val="007A16C5"/>
    <w:rsid w:val="007A38B0"/>
    <w:rsid w:val="007B4932"/>
    <w:rsid w:val="007C06F3"/>
    <w:rsid w:val="007C12AB"/>
    <w:rsid w:val="007C57BB"/>
    <w:rsid w:val="007C680B"/>
    <w:rsid w:val="007D2225"/>
    <w:rsid w:val="007D50B4"/>
    <w:rsid w:val="007E2109"/>
    <w:rsid w:val="007F531B"/>
    <w:rsid w:val="0080318D"/>
    <w:rsid w:val="008133A6"/>
    <w:rsid w:val="00813456"/>
    <w:rsid w:val="00825B07"/>
    <w:rsid w:val="00832A8B"/>
    <w:rsid w:val="00835EFB"/>
    <w:rsid w:val="0084440B"/>
    <w:rsid w:val="008507DF"/>
    <w:rsid w:val="00850A7C"/>
    <w:rsid w:val="0085330A"/>
    <w:rsid w:val="00857361"/>
    <w:rsid w:val="00861F30"/>
    <w:rsid w:val="00863C86"/>
    <w:rsid w:val="00871A6D"/>
    <w:rsid w:val="00880C09"/>
    <w:rsid w:val="008948D8"/>
    <w:rsid w:val="008975C8"/>
    <w:rsid w:val="008A4FA9"/>
    <w:rsid w:val="008A6086"/>
    <w:rsid w:val="008B34D5"/>
    <w:rsid w:val="008C125E"/>
    <w:rsid w:val="008C3F4B"/>
    <w:rsid w:val="008F1AEA"/>
    <w:rsid w:val="008F77BA"/>
    <w:rsid w:val="00901B0D"/>
    <w:rsid w:val="009026B8"/>
    <w:rsid w:val="009138AB"/>
    <w:rsid w:val="00927158"/>
    <w:rsid w:val="00930FF4"/>
    <w:rsid w:val="009326EF"/>
    <w:rsid w:val="00935B1E"/>
    <w:rsid w:val="0094019A"/>
    <w:rsid w:val="0096178C"/>
    <w:rsid w:val="0097317E"/>
    <w:rsid w:val="00983693"/>
    <w:rsid w:val="00985144"/>
    <w:rsid w:val="009B2444"/>
    <w:rsid w:val="009B257E"/>
    <w:rsid w:val="009B3143"/>
    <w:rsid w:val="009D7C63"/>
    <w:rsid w:val="009F08ED"/>
    <w:rsid w:val="009F4913"/>
    <w:rsid w:val="00A07664"/>
    <w:rsid w:val="00A07845"/>
    <w:rsid w:val="00A1427F"/>
    <w:rsid w:val="00A14402"/>
    <w:rsid w:val="00A24FB9"/>
    <w:rsid w:val="00A62D26"/>
    <w:rsid w:val="00A75A1B"/>
    <w:rsid w:val="00A764EE"/>
    <w:rsid w:val="00A90880"/>
    <w:rsid w:val="00A950BA"/>
    <w:rsid w:val="00AB05B3"/>
    <w:rsid w:val="00AB1360"/>
    <w:rsid w:val="00AC0466"/>
    <w:rsid w:val="00AC7F3E"/>
    <w:rsid w:val="00AD5327"/>
    <w:rsid w:val="00AE498A"/>
    <w:rsid w:val="00AF0213"/>
    <w:rsid w:val="00AF6016"/>
    <w:rsid w:val="00B02BE2"/>
    <w:rsid w:val="00B11859"/>
    <w:rsid w:val="00B17766"/>
    <w:rsid w:val="00B37287"/>
    <w:rsid w:val="00B43826"/>
    <w:rsid w:val="00B45D1A"/>
    <w:rsid w:val="00B47F67"/>
    <w:rsid w:val="00B52BD1"/>
    <w:rsid w:val="00B773E3"/>
    <w:rsid w:val="00B83000"/>
    <w:rsid w:val="00B9283A"/>
    <w:rsid w:val="00BA0E85"/>
    <w:rsid w:val="00BA3EAB"/>
    <w:rsid w:val="00BC1A36"/>
    <w:rsid w:val="00BC1CA7"/>
    <w:rsid w:val="00BC277D"/>
    <w:rsid w:val="00BD0AD3"/>
    <w:rsid w:val="00BE0D2E"/>
    <w:rsid w:val="00C044C2"/>
    <w:rsid w:val="00C0593D"/>
    <w:rsid w:val="00C067A2"/>
    <w:rsid w:val="00C070E4"/>
    <w:rsid w:val="00C11DA7"/>
    <w:rsid w:val="00C23F1E"/>
    <w:rsid w:val="00C3348C"/>
    <w:rsid w:val="00C3623D"/>
    <w:rsid w:val="00C37B44"/>
    <w:rsid w:val="00C40807"/>
    <w:rsid w:val="00C43A2D"/>
    <w:rsid w:val="00C57E78"/>
    <w:rsid w:val="00C62E8B"/>
    <w:rsid w:val="00C652EB"/>
    <w:rsid w:val="00C65F65"/>
    <w:rsid w:val="00C66CDC"/>
    <w:rsid w:val="00C7338A"/>
    <w:rsid w:val="00C86E11"/>
    <w:rsid w:val="00C90DA7"/>
    <w:rsid w:val="00C91B8F"/>
    <w:rsid w:val="00C92789"/>
    <w:rsid w:val="00CA1FA1"/>
    <w:rsid w:val="00CA60EB"/>
    <w:rsid w:val="00CB3004"/>
    <w:rsid w:val="00CB5C7B"/>
    <w:rsid w:val="00CD0DEA"/>
    <w:rsid w:val="00D25B9C"/>
    <w:rsid w:val="00D32B52"/>
    <w:rsid w:val="00D405F8"/>
    <w:rsid w:val="00D56539"/>
    <w:rsid w:val="00D5779C"/>
    <w:rsid w:val="00D6166D"/>
    <w:rsid w:val="00D7234A"/>
    <w:rsid w:val="00D852CB"/>
    <w:rsid w:val="00D90132"/>
    <w:rsid w:val="00D90A84"/>
    <w:rsid w:val="00DA0320"/>
    <w:rsid w:val="00DA2088"/>
    <w:rsid w:val="00DA2965"/>
    <w:rsid w:val="00DA3354"/>
    <w:rsid w:val="00DA68D1"/>
    <w:rsid w:val="00DB6555"/>
    <w:rsid w:val="00DD52E1"/>
    <w:rsid w:val="00DE0891"/>
    <w:rsid w:val="00DE29A3"/>
    <w:rsid w:val="00DE321C"/>
    <w:rsid w:val="00DE4623"/>
    <w:rsid w:val="00DF2113"/>
    <w:rsid w:val="00DF238E"/>
    <w:rsid w:val="00E006E9"/>
    <w:rsid w:val="00E02B3E"/>
    <w:rsid w:val="00E05281"/>
    <w:rsid w:val="00E15559"/>
    <w:rsid w:val="00E15ABC"/>
    <w:rsid w:val="00E22FF5"/>
    <w:rsid w:val="00E32139"/>
    <w:rsid w:val="00E345B8"/>
    <w:rsid w:val="00E362F2"/>
    <w:rsid w:val="00E6148C"/>
    <w:rsid w:val="00E636B3"/>
    <w:rsid w:val="00E81007"/>
    <w:rsid w:val="00E81526"/>
    <w:rsid w:val="00E81C57"/>
    <w:rsid w:val="00E90D83"/>
    <w:rsid w:val="00E90FCC"/>
    <w:rsid w:val="00E93D51"/>
    <w:rsid w:val="00E94662"/>
    <w:rsid w:val="00E97281"/>
    <w:rsid w:val="00EA0040"/>
    <w:rsid w:val="00ED2F8C"/>
    <w:rsid w:val="00EE2285"/>
    <w:rsid w:val="00EE778D"/>
    <w:rsid w:val="00EF0C61"/>
    <w:rsid w:val="00EF1275"/>
    <w:rsid w:val="00EF3279"/>
    <w:rsid w:val="00EF4E16"/>
    <w:rsid w:val="00F36F24"/>
    <w:rsid w:val="00F51CE7"/>
    <w:rsid w:val="00F53E1F"/>
    <w:rsid w:val="00F66FEC"/>
    <w:rsid w:val="00F94BB9"/>
    <w:rsid w:val="00FA4152"/>
    <w:rsid w:val="00FC0006"/>
    <w:rsid w:val="00FC2AA8"/>
    <w:rsid w:val="00FC58A2"/>
    <w:rsid w:val="00FE1038"/>
    <w:rsid w:val="00FF46EE"/>
    <w:rsid w:val="00FF774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7B86C0"/>
  <w15:chartTrackingRefBased/>
  <w15:docId w15:val="{C2579B42-3E7A-462C-8A4E-EA844890A3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0D2DC2"/>
    <w:pPr>
      <w:jc w:val="both"/>
    </w:pPr>
  </w:style>
  <w:style w:type="paragraph" w:styleId="Heading1">
    <w:name w:val="heading 1"/>
    <w:basedOn w:val="Normal"/>
    <w:next w:val="Normal"/>
    <w:link w:val="Heading1Char"/>
    <w:uiPriority w:val="9"/>
    <w:qFormat/>
    <w:rsid w:val="003372E2"/>
    <w:pPr>
      <w:keepNext/>
      <w:keepLines/>
      <w:spacing w:before="240" w:after="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05769"/>
    <w:pPr>
      <w:keepNext/>
      <w:keepLines/>
      <w:spacing w:before="40" w:after="0"/>
      <w:outlineLvl w:val="1"/>
    </w:pPr>
    <w:rPr>
      <w:rFonts w:asciiTheme="majorHAnsi" w:eastAsiaTheme="majorEastAsia" w:hAnsiTheme="majorHAnsi" w:cstheme="majorBidi"/>
      <w:color w:val="2F5496" w:themeColor="accent1" w:themeShade="BF"/>
      <w:sz w:val="28"/>
      <w:szCs w:val="26"/>
    </w:rPr>
  </w:style>
  <w:style w:type="paragraph" w:styleId="Heading3">
    <w:name w:val="heading 3"/>
    <w:basedOn w:val="Normal"/>
    <w:next w:val="Normal"/>
    <w:link w:val="Heading3Char"/>
    <w:uiPriority w:val="9"/>
    <w:unhideWhenUsed/>
    <w:qFormat/>
    <w:rsid w:val="00605769"/>
    <w:pPr>
      <w:keepNext/>
      <w:keepLines/>
      <w:spacing w:before="40" w:after="0"/>
      <w:outlineLvl w:val="2"/>
    </w:pPr>
    <w:rPr>
      <w:rFonts w:asciiTheme="majorHAnsi" w:eastAsiaTheme="majorEastAsia" w:hAnsiTheme="majorHAnsi" w:cstheme="majorBidi"/>
      <w:color w:val="1F3763" w:themeColor="accent1" w:themeShade="7F"/>
      <w:sz w:val="26"/>
      <w:szCs w:val="24"/>
    </w:rPr>
  </w:style>
  <w:style w:type="paragraph" w:styleId="Heading4">
    <w:name w:val="heading 4"/>
    <w:basedOn w:val="Normal"/>
    <w:next w:val="Normal"/>
    <w:link w:val="Heading4Char"/>
    <w:uiPriority w:val="9"/>
    <w:unhideWhenUsed/>
    <w:qFormat/>
    <w:rsid w:val="000211DA"/>
    <w:pPr>
      <w:keepNext/>
      <w:keepLines/>
      <w:spacing w:before="40" w:after="0"/>
      <w:outlineLvl w:val="3"/>
    </w:pPr>
    <w:rPr>
      <w:rFonts w:eastAsiaTheme="majorEastAsia" w:cstheme="majorBidi"/>
      <w:i/>
      <w:iCs/>
      <w:sz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72E2"/>
    <w:rPr>
      <w:rFonts w:eastAsiaTheme="majorEastAsia" w:cstheme="majorBidi"/>
      <w:color w:val="2F5496" w:themeColor="accent1" w:themeShade="BF"/>
      <w:sz w:val="32"/>
      <w:szCs w:val="32"/>
    </w:rPr>
  </w:style>
  <w:style w:type="paragraph" w:styleId="Title">
    <w:name w:val="Title"/>
    <w:basedOn w:val="Normal"/>
    <w:next w:val="Normal"/>
    <w:link w:val="TitleChar"/>
    <w:uiPriority w:val="10"/>
    <w:qFormat/>
    <w:rsid w:val="00E362F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362F2"/>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E362F2"/>
    <w:pPr>
      <w:ind w:left="720"/>
      <w:contextualSpacing/>
    </w:pPr>
  </w:style>
  <w:style w:type="character" w:customStyle="1" w:styleId="Heading2Char">
    <w:name w:val="Heading 2 Char"/>
    <w:basedOn w:val="DefaultParagraphFont"/>
    <w:link w:val="Heading2"/>
    <w:uiPriority w:val="9"/>
    <w:rsid w:val="00605769"/>
    <w:rPr>
      <w:rFonts w:asciiTheme="majorHAnsi" w:eastAsiaTheme="majorEastAsia" w:hAnsiTheme="majorHAnsi" w:cstheme="majorBidi"/>
      <w:color w:val="2F5496" w:themeColor="accent1" w:themeShade="BF"/>
      <w:sz w:val="28"/>
      <w:szCs w:val="26"/>
    </w:rPr>
  </w:style>
  <w:style w:type="character" w:styleId="PlaceholderText">
    <w:name w:val="Placeholder Text"/>
    <w:basedOn w:val="DefaultParagraphFont"/>
    <w:uiPriority w:val="99"/>
    <w:semiHidden/>
    <w:rsid w:val="004F23BC"/>
    <w:rPr>
      <w:color w:val="808080"/>
    </w:rPr>
  </w:style>
  <w:style w:type="character" w:customStyle="1" w:styleId="Heading3Char">
    <w:name w:val="Heading 3 Char"/>
    <w:basedOn w:val="DefaultParagraphFont"/>
    <w:link w:val="Heading3"/>
    <w:uiPriority w:val="9"/>
    <w:rsid w:val="00605769"/>
    <w:rPr>
      <w:rFonts w:asciiTheme="majorHAnsi" w:eastAsiaTheme="majorEastAsia" w:hAnsiTheme="majorHAnsi" w:cstheme="majorBidi"/>
      <w:color w:val="1F3763" w:themeColor="accent1" w:themeShade="7F"/>
      <w:sz w:val="26"/>
      <w:szCs w:val="24"/>
    </w:rPr>
  </w:style>
  <w:style w:type="paragraph" w:styleId="Bibliography">
    <w:name w:val="Bibliography"/>
    <w:basedOn w:val="Normal"/>
    <w:next w:val="Normal"/>
    <w:uiPriority w:val="37"/>
    <w:unhideWhenUsed/>
    <w:rsid w:val="00C66CDC"/>
    <w:pPr>
      <w:spacing w:after="0" w:line="240" w:lineRule="auto"/>
      <w:ind w:left="720" w:hanging="720"/>
    </w:pPr>
  </w:style>
  <w:style w:type="paragraph" w:styleId="Caption">
    <w:name w:val="caption"/>
    <w:basedOn w:val="Normal"/>
    <w:next w:val="Normal"/>
    <w:uiPriority w:val="35"/>
    <w:unhideWhenUsed/>
    <w:qFormat/>
    <w:rsid w:val="00C62E8B"/>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0211DA"/>
    <w:rPr>
      <w:rFonts w:eastAsiaTheme="majorEastAsia" w:cstheme="majorBidi"/>
      <w:i/>
      <w:iCs/>
      <w:sz w:val="24"/>
      <w:u w:val="single"/>
    </w:rPr>
  </w:style>
  <w:style w:type="paragraph" w:styleId="BalloonText">
    <w:name w:val="Balloon Text"/>
    <w:basedOn w:val="Normal"/>
    <w:link w:val="BalloonTextChar"/>
    <w:uiPriority w:val="99"/>
    <w:semiHidden/>
    <w:unhideWhenUsed/>
    <w:rsid w:val="00F53E1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53E1F"/>
    <w:rPr>
      <w:rFonts w:ascii="Segoe UI" w:hAnsi="Segoe UI" w:cs="Segoe UI"/>
      <w:sz w:val="18"/>
      <w:szCs w:val="18"/>
    </w:rPr>
  </w:style>
  <w:style w:type="paragraph" w:customStyle="1" w:styleId="CitationThesis">
    <w:name w:val="Citation Thesis"/>
    <w:basedOn w:val="Normal"/>
    <w:link w:val="CitationThesisCar"/>
    <w:qFormat/>
    <w:rsid w:val="00DE0891"/>
    <w:rPr>
      <w:color w:val="0070C0"/>
    </w:rPr>
  </w:style>
  <w:style w:type="character" w:customStyle="1" w:styleId="CitationThesisCar">
    <w:name w:val="Citation Thesis Car"/>
    <w:basedOn w:val="DefaultParagraphFont"/>
    <w:link w:val="CitationThesis"/>
    <w:rsid w:val="00DE0891"/>
    <w:rPr>
      <w:color w:val="0070C0"/>
    </w:rPr>
  </w:style>
  <w:style w:type="table" w:styleId="TableGrid">
    <w:name w:val="Table Grid"/>
    <w:basedOn w:val="TableNormal"/>
    <w:uiPriority w:val="39"/>
    <w:rsid w:val="009731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D2DC2"/>
    <w:pPr>
      <w:tabs>
        <w:tab w:val="center" w:pos="4536"/>
        <w:tab w:val="right" w:pos="9072"/>
      </w:tabs>
      <w:spacing w:after="0" w:line="240" w:lineRule="auto"/>
    </w:pPr>
  </w:style>
  <w:style w:type="character" w:customStyle="1" w:styleId="HeaderChar">
    <w:name w:val="Header Char"/>
    <w:basedOn w:val="DefaultParagraphFont"/>
    <w:link w:val="Header"/>
    <w:uiPriority w:val="99"/>
    <w:rsid w:val="000D2DC2"/>
  </w:style>
  <w:style w:type="paragraph" w:styleId="Footer">
    <w:name w:val="footer"/>
    <w:basedOn w:val="Normal"/>
    <w:link w:val="FooterChar"/>
    <w:uiPriority w:val="99"/>
    <w:unhideWhenUsed/>
    <w:rsid w:val="000D2DC2"/>
    <w:pPr>
      <w:tabs>
        <w:tab w:val="center" w:pos="4536"/>
        <w:tab w:val="right" w:pos="9072"/>
      </w:tabs>
      <w:spacing w:after="0" w:line="240" w:lineRule="auto"/>
    </w:pPr>
  </w:style>
  <w:style w:type="character" w:customStyle="1" w:styleId="FooterChar">
    <w:name w:val="Footer Char"/>
    <w:basedOn w:val="DefaultParagraphFont"/>
    <w:link w:val="Footer"/>
    <w:uiPriority w:val="99"/>
    <w:rsid w:val="000D2DC2"/>
  </w:style>
  <w:style w:type="character" w:styleId="CommentReference">
    <w:name w:val="annotation reference"/>
    <w:basedOn w:val="DefaultParagraphFont"/>
    <w:uiPriority w:val="99"/>
    <w:semiHidden/>
    <w:unhideWhenUsed/>
    <w:rsid w:val="00BA3EAB"/>
    <w:rPr>
      <w:sz w:val="16"/>
      <w:szCs w:val="16"/>
    </w:rPr>
  </w:style>
  <w:style w:type="paragraph" w:styleId="CommentText">
    <w:name w:val="annotation text"/>
    <w:basedOn w:val="Normal"/>
    <w:link w:val="CommentTextChar"/>
    <w:uiPriority w:val="99"/>
    <w:semiHidden/>
    <w:unhideWhenUsed/>
    <w:rsid w:val="00BA3EAB"/>
    <w:pPr>
      <w:spacing w:line="240" w:lineRule="auto"/>
    </w:pPr>
    <w:rPr>
      <w:sz w:val="20"/>
      <w:szCs w:val="20"/>
    </w:rPr>
  </w:style>
  <w:style w:type="character" w:customStyle="1" w:styleId="CommentTextChar">
    <w:name w:val="Comment Text Char"/>
    <w:basedOn w:val="DefaultParagraphFont"/>
    <w:link w:val="CommentText"/>
    <w:uiPriority w:val="99"/>
    <w:semiHidden/>
    <w:rsid w:val="00BA3EAB"/>
    <w:rPr>
      <w:sz w:val="20"/>
      <w:szCs w:val="20"/>
    </w:rPr>
  </w:style>
  <w:style w:type="paragraph" w:styleId="CommentSubject">
    <w:name w:val="annotation subject"/>
    <w:basedOn w:val="CommentText"/>
    <w:next w:val="CommentText"/>
    <w:link w:val="CommentSubjectChar"/>
    <w:uiPriority w:val="99"/>
    <w:semiHidden/>
    <w:unhideWhenUsed/>
    <w:rsid w:val="00BA3EAB"/>
    <w:rPr>
      <w:b/>
      <w:bCs/>
    </w:rPr>
  </w:style>
  <w:style w:type="character" w:customStyle="1" w:styleId="CommentSubjectChar">
    <w:name w:val="Comment Subject Char"/>
    <w:basedOn w:val="CommentTextChar"/>
    <w:link w:val="CommentSubject"/>
    <w:uiPriority w:val="99"/>
    <w:semiHidden/>
    <w:rsid w:val="00BA3EAB"/>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g"/><Relationship Id="rId3" Type="http://schemas.openxmlformats.org/officeDocument/2006/relationships/styles" Target="styles.xml"/><Relationship Id="rId21" Type="http://schemas.openxmlformats.org/officeDocument/2006/relationships/image" Target="media/image11.jp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jpg"/><Relationship Id="rId17" Type="http://schemas.openxmlformats.org/officeDocument/2006/relationships/image" Target="media/image7.jpg"/><Relationship Id="rId25" Type="http://schemas.openxmlformats.org/officeDocument/2006/relationships/image" Target="media/image15.png"/><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jpg"/><Relationship Id="rId28" Type="http://schemas.openxmlformats.org/officeDocument/2006/relationships/image" Target="media/image18.png"/><Relationship Id="rId10" Type="http://schemas.microsoft.com/office/2016/09/relationships/commentsIds" Target="commentsIds.xml"/><Relationship Id="rId19" Type="http://schemas.openxmlformats.org/officeDocument/2006/relationships/image" Target="media/image9.jpg"/><Relationship Id="rId31" Type="http://schemas.openxmlformats.org/officeDocument/2006/relationships/footer" Target="footer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jpg"/><Relationship Id="rId22" Type="http://schemas.openxmlformats.org/officeDocument/2006/relationships/image" Target="media/image12.jpg"/><Relationship Id="rId27" Type="http://schemas.openxmlformats.org/officeDocument/2006/relationships/image" Target="media/image17.jpg"/><Relationship Id="rId30" Type="http://schemas.openxmlformats.org/officeDocument/2006/relationships/image" Target="media/image2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27A02B-D518-4829-8627-CD4867A85B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TotalTime>
  <Pages>35</Pages>
  <Words>9991</Words>
  <Characters>56955</Characters>
  <Application>Microsoft Office Word</Application>
  <DocSecurity>0</DocSecurity>
  <Lines>474</Lines>
  <Paragraphs>133</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66813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 V</dc:creator>
  <cp:keywords/>
  <dc:description/>
  <cp:lastModifiedBy>Anita.Dawes</cp:lastModifiedBy>
  <cp:revision>10</cp:revision>
  <cp:lastPrinted>2020-05-31T16:54:00Z</cp:lastPrinted>
  <dcterms:created xsi:type="dcterms:W3CDTF">2020-06-25T13:53:00Z</dcterms:created>
  <dcterms:modified xsi:type="dcterms:W3CDTF">2020-06-25T16:03:00Z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zotero-version="5.0.87"&gt;&lt;session id="eAlsFucX"/&gt;&lt;style id="http://www.zotero.org/styles/chicago-author-date" locale="en-GB" hasBibliography="1" bibliographyStyleHasBeenSet="1"/&gt;&lt;prefs&gt;&lt;pref name="fieldType" value="Field"/&gt;&lt;/prefs&gt;&lt;/</vt:lpwstr>
  </property>
  <property fmtid="{D5CDD505-2E9C-101B-9397-08002B2CF9AE}" pid="3" name="ZOTERO_PREF_2">
    <vt:lpwstr>data&gt;</vt:lpwstr>
  </property>
</Properties>
</file>